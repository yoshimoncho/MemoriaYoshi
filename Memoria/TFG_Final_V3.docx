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5C2F45" w14:textId="77777777" w:rsidR="007E7BC2" w:rsidRPr="008C16C4" w:rsidRDefault="007E7BC2" w:rsidP="007E7BC2">
      <w:pPr>
        <w:jc w:val="center"/>
        <w:rPr>
          <w:b/>
          <w:sz w:val="36"/>
          <w:szCs w:val="36"/>
        </w:rPr>
      </w:pPr>
      <w:bookmarkStart w:id="0" w:name="_Toc141673753"/>
      <w:bookmarkStart w:id="1" w:name="_Toc141694968"/>
      <w:bookmarkStart w:id="2" w:name="_Toc141673755"/>
      <w:bookmarkStart w:id="3" w:name="_Toc141694970"/>
      <w:bookmarkStart w:id="4" w:name="_Toc141698015"/>
      <w:bookmarkStart w:id="5" w:name="_Toc141698194"/>
      <w:bookmarkStart w:id="6" w:name="_Toc141698369"/>
      <w:bookmarkStart w:id="7" w:name="_Toc141698536"/>
      <w:bookmarkStart w:id="8" w:name="_Toc141698703"/>
      <w:bookmarkStart w:id="9" w:name="_Toc141698685"/>
      <w:bookmarkStart w:id="10" w:name="_Toc141699020"/>
      <w:bookmarkStart w:id="11" w:name="_Toc141699188"/>
      <w:bookmarkStart w:id="12" w:name="_Toc141773807"/>
      <w:bookmarkStart w:id="13" w:name="_Toc141773977"/>
      <w:bookmarkStart w:id="14" w:name="_Toc143600331"/>
      <w:bookmarkStart w:id="15" w:name="_Toc141673756"/>
      <w:bookmarkStart w:id="16" w:name="_Toc141694971"/>
      <w:bookmarkStart w:id="17" w:name="_Toc141698016"/>
      <w:bookmarkStart w:id="18" w:name="_Toc141698195"/>
      <w:bookmarkStart w:id="19" w:name="_Toc141698370"/>
      <w:bookmarkStart w:id="20" w:name="_Toc141698537"/>
      <w:bookmarkStart w:id="21" w:name="_Toc141698704"/>
      <w:bookmarkStart w:id="22" w:name="_Toc141698686"/>
      <w:bookmarkStart w:id="23" w:name="_Toc141699021"/>
      <w:bookmarkStart w:id="24" w:name="_Toc141699189"/>
      <w:bookmarkStart w:id="25" w:name="_Toc141773808"/>
      <w:bookmarkStart w:id="26" w:name="_Toc141773978"/>
      <w:bookmarkStart w:id="27" w:name="_Toc143600332"/>
      <w:bookmarkStart w:id="28" w:name="_Toc141673757"/>
      <w:bookmarkStart w:id="29" w:name="_Toc141694972"/>
      <w:bookmarkStart w:id="30" w:name="_Toc141698017"/>
      <w:bookmarkStart w:id="31" w:name="_Toc141698196"/>
      <w:bookmarkStart w:id="32" w:name="_Toc141698371"/>
      <w:bookmarkStart w:id="33" w:name="_Toc141698538"/>
      <w:bookmarkStart w:id="34" w:name="_Toc141698705"/>
      <w:bookmarkStart w:id="35" w:name="_Toc141698687"/>
      <w:bookmarkStart w:id="36" w:name="_Toc141699022"/>
      <w:bookmarkStart w:id="37" w:name="_Toc141699190"/>
      <w:bookmarkStart w:id="38" w:name="_Toc141773809"/>
      <w:bookmarkStart w:id="39" w:name="_Toc141773979"/>
      <w:bookmarkStart w:id="40" w:name="_Toc143600333"/>
      <w:bookmarkStart w:id="41" w:name="_Toc141673758"/>
      <w:bookmarkStart w:id="42" w:name="_Toc141694973"/>
      <w:bookmarkStart w:id="43" w:name="_Toc141698018"/>
      <w:bookmarkStart w:id="44" w:name="_Toc141698197"/>
      <w:bookmarkStart w:id="45" w:name="_Toc141698372"/>
      <w:bookmarkStart w:id="46" w:name="_Toc141698539"/>
      <w:bookmarkStart w:id="47" w:name="_Toc141698706"/>
      <w:bookmarkStart w:id="48" w:name="_Toc141698688"/>
      <w:bookmarkStart w:id="49" w:name="_Toc141699023"/>
      <w:bookmarkStart w:id="50" w:name="_Toc141699191"/>
      <w:bookmarkStart w:id="51" w:name="_Toc141773810"/>
      <w:bookmarkStart w:id="52" w:name="_Toc141773980"/>
      <w:bookmarkStart w:id="53" w:name="_Toc143600334"/>
      <w:bookmarkStart w:id="54" w:name="_Toc141673759"/>
      <w:bookmarkStart w:id="55" w:name="_Toc141694974"/>
      <w:bookmarkStart w:id="56" w:name="_Toc141698019"/>
      <w:bookmarkStart w:id="57" w:name="_Toc141698198"/>
      <w:bookmarkStart w:id="58" w:name="_Toc141698373"/>
      <w:bookmarkStart w:id="59" w:name="_Toc141698540"/>
      <w:bookmarkStart w:id="60" w:name="_Toc141698707"/>
      <w:bookmarkStart w:id="61" w:name="_Toc141698689"/>
      <w:bookmarkStart w:id="62" w:name="_Toc141699024"/>
      <w:bookmarkStart w:id="63" w:name="_Toc141699192"/>
      <w:bookmarkStart w:id="64" w:name="_Toc141773811"/>
      <w:bookmarkStart w:id="65" w:name="_Toc141773981"/>
      <w:bookmarkStart w:id="66" w:name="_Toc143600335"/>
      <w:bookmarkStart w:id="67" w:name="_Toc141673760"/>
      <w:bookmarkStart w:id="68" w:name="_Toc141694975"/>
      <w:bookmarkStart w:id="69" w:name="_Toc141698020"/>
      <w:bookmarkStart w:id="70" w:name="_Toc141698199"/>
      <w:bookmarkStart w:id="71" w:name="_Toc141698374"/>
      <w:bookmarkStart w:id="72" w:name="_Toc141698541"/>
      <w:bookmarkStart w:id="73" w:name="_Toc141698708"/>
      <w:bookmarkStart w:id="74" w:name="_Toc141698690"/>
      <w:bookmarkStart w:id="75" w:name="_Toc141699025"/>
      <w:bookmarkStart w:id="76" w:name="_Toc141699193"/>
      <w:bookmarkStart w:id="77" w:name="_Toc141773812"/>
      <w:bookmarkStart w:id="78" w:name="_Toc141773982"/>
      <w:bookmarkStart w:id="79" w:name="_Toc143600336"/>
      <w:bookmarkStart w:id="80" w:name="_Toc141673770"/>
      <w:bookmarkStart w:id="81" w:name="_Toc141694985"/>
      <w:bookmarkStart w:id="82" w:name="_Toc141698030"/>
      <w:bookmarkStart w:id="83" w:name="_Toc141698209"/>
      <w:bookmarkStart w:id="84" w:name="_Toc141698384"/>
      <w:bookmarkStart w:id="85" w:name="_Toc141698551"/>
      <w:bookmarkStart w:id="86" w:name="_Toc141698718"/>
      <w:bookmarkStart w:id="87" w:name="_Toc141698867"/>
      <w:bookmarkStart w:id="88" w:name="_Toc141699036"/>
      <w:bookmarkStart w:id="89" w:name="_Toc141699204"/>
      <w:bookmarkStart w:id="90" w:name="_Toc141773823"/>
      <w:bookmarkStart w:id="91" w:name="_Toc141773993"/>
      <w:bookmarkStart w:id="92" w:name="_Toc141673831"/>
      <w:bookmarkStart w:id="93" w:name="_Toc141695046"/>
      <w:bookmarkStart w:id="94" w:name="_Toc141698091"/>
      <w:bookmarkStart w:id="95" w:name="_Toc141698270"/>
      <w:bookmarkStart w:id="96" w:name="_Toc141698445"/>
      <w:bookmarkStart w:id="97" w:name="_Toc141698612"/>
      <w:bookmarkStart w:id="98" w:name="_Toc141698779"/>
      <w:bookmarkStart w:id="99" w:name="_Toc141698928"/>
      <w:bookmarkStart w:id="100" w:name="_Toc141699097"/>
      <w:bookmarkStart w:id="101" w:name="_Toc141699265"/>
      <w:bookmarkStart w:id="102" w:name="_Toc141773884"/>
      <w:bookmarkStart w:id="103" w:name="_Toc141774054"/>
      <w:bookmarkStart w:id="104" w:name="_Toc141673848"/>
      <w:bookmarkStart w:id="105" w:name="_Toc141695063"/>
      <w:bookmarkStart w:id="106" w:name="_Toc141698108"/>
      <w:bookmarkStart w:id="107" w:name="_Toc141698287"/>
      <w:bookmarkStart w:id="108" w:name="_Toc141673850"/>
      <w:bookmarkStart w:id="109" w:name="_Toc141695065"/>
      <w:bookmarkStart w:id="110" w:name="_Toc141698110"/>
      <w:bookmarkStart w:id="111" w:name="_Toc141698289"/>
      <w:bookmarkStart w:id="112" w:name="_Toc141673852"/>
      <w:bookmarkStart w:id="113" w:name="_Toc141695067"/>
      <w:bookmarkStart w:id="114" w:name="_Toc141698112"/>
      <w:bookmarkStart w:id="115" w:name="_Toc141698291"/>
      <w:bookmarkStart w:id="116" w:name="_E_Funciones_trascendentales"/>
      <w:bookmarkStart w:id="117" w:name="_Funciones_trascendentales"/>
      <w:bookmarkStart w:id="118" w:name="Regularized_Gamma_functions"/>
      <w:bookmarkStart w:id="119" w:name="References"/>
      <w:bookmarkStart w:id="120" w:name="_Conceptos_estadísticos"/>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8C16C4">
        <w:rPr>
          <w:b/>
          <w:sz w:val="36"/>
          <w:szCs w:val="36"/>
        </w:rPr>
        <w:t>UNIVERSIDAD AUTONOMA DE MADRID</w:t>
      </w:r>
    </w:p>
    <w:p w14:paraId="298E4A47" w14:textId="77777777" w:rsidR="007E7BC2" w:rsidRPr="00E513E8" w:rsidRDefault="007E7BC2" w:rsidP="007E7BC2"/>
    <w:p w14:paraId="52C441F6" w14:textId="77777777" w:rsidR="007E7BC2" w:rsidRPr="00E513E8" w:rsidRDefault="007E7BC2" w:rsidP="007E7BC2">
      <w:pPr>
        <w:jc w:val="center"/>
      </w:pPr>
      <w:r w:rsidRPr="00E513E8">
        <w:rPr>
          <w:b/>
          <w:bCs/>
          <w:sz w:val="28"/>
        </w:rPr>
        <w:t>ESCUELA POLITECNICA SUPERIOR</w:t>
      </w:r>
    </w:p>
    <w:p w14:paraId="4E234EBC" w14:textId="77777777" w:rsidR="007E7BC2" w:rsidRDefault="007E7BC2" w:rsidP="007E7BC2">
      <w:pPr>
        <w:rPr>
          <w:b/>
        </w:rPr>
      </w:pPr>
    </w:p>
    <w:p w14:paraId="3B90705E" w14:textId="77777777" w:rsidR="007E7BC2" w:rsidRDefault="007E7BC2" w:rsidP="007E7BC2">
      <w:pPr>
        <w:rPr>
          <w:b/>
        </w:rPr>
      </w:pPr>
    </w:p>
    <w:p w14:paraId="2F339978" w14:textId="77777777" w:rsidR="007E7BC2" w:rsidRPr="00E513E8" w:rsidRDefault="007E7BC2" w:rsidP="007E7BC2">
      <w:pPr>
        <w:rPr>
          <w:b/>
        </w:rPr>
      </w:pPr>
    </w:p>
    <w:p w14:paraId="699369D5" w14:textId="2D930FA4" w:rsidR="007E7BC2" w:rsidRPr="00E513E8" w:rsidRDefault="008D1426" w:rsidP="007E7BC2">
      <w:pPr>
        <w:jc w:val="center"/>
        <w:rPr>
          <w:b/>
        </w:rPr>
      </w:pPr>
      <w:r w:rsidRPr="007E7BC2">
        <w:rPr>
          <w:b/>
          <w:noProof/>
          <w:lang w:eastAsia="ja-JP"/>
        </w:rPr>
        <w:drawing>
          <wp:inline distT="0" distB="0" distL="0" distR="0" wp14:anchorId="2ADFADC0" wp14:editId="78F6C290">
            <wp:extent cx="993775" cy="85852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858520"/>
                    </a:xfrm>
                    <a:prstGeom prst="rect">
                      <a:avLst/>
                    </a:prstGeom>
                    <a:noFill/>
                    <a:ln>
                      <a:noFill/>
                    </a:ln>
                  </pic:spPr>
                </pic:pic>
              </a:graphicData>
            </a:graphic>
          </wp:inline>
        </w:drawing>
      </w:r>
      <w:r w:rsidRPr="007E7BC2">
        <w:rPr>
          <w:b/>
          <w:noProof/>
          <w:lang w:eastAsia="ja-JP"/>
        </w:rPr>
        <w:drawing>
          <wp:inline distT="0" distB="0" distL="0" distR="0" wp14:anchorId="621971B2" wp14:editId="1FA6C42D">
            <wp:extent cx="1510665" cy="930275"/>
            <wp:effectExtent l="0" t="0" r="0" b="3175"/>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665" cy="930275"/>
                    </a:xfrm>
                    <a:prstGeom prst="rect">
                      <a:avLst/>
                    </a:prstGeom>
                    <a:noFill/>
                    <a:ln>
                      <a:noFill/>
                    </a:ln>
                  </pic:spPr>
                </pic:pic>
              </a:graphicData>
            </a:graphic>
          </wp:inline>
        </w:drawing>
      </w:r>
    </w:p>
    <w:p w14:paraId="574FF708" w14:textId="77777777" w:rsidR="007E7BC2" w:rsidRPr="00E513E8" w:rsidRDefault="007E7BC2" w:rsidP="007E7BC2">
      <w:pPr>
        <w:rPr>
          <w:b/>
        </w:rPr>
      </w:pPr>
    </w:p>
    <w:p w14:paraId="31C4C1E7" w14:textId="77777777" w:rsidR="007E7BC2" w:rsidRDefault="007E7BC2" w:rsidP="007E7BC2">
      <w:pPr>
        <w:rPr>
          <w:b/>
        </w:rPr>
      </w:pPr>
    </w:p>
    <w:p w14:paraId="644F8625" w14:textId="77777777" w:rsidR="007E7BC2" w:rsidRDefault="007E7BC2" w:rsidP="007E7BC2">
      <w:pPr>
        <w:rPr>
          <w:b/>
        </w:rPr>
      </w:pPr>
    </w:p>
    <w:p w14:paraId="59DA215E" w14:textId="77777777" w:rsidR="007E7BC2" w:rsidRDefault="007E7BC2" w:rsidP="007E7BC2">
      <w:pPr>
        <w:rPr>
          <w:b/>
        </w:rPr>
      </w:pPr>
    </w:p>
    <w:p w14:paraId="203EEA84" w14:textId="77777777" w:rsidR="007E7BC2" w:rsidRDefault="007E7BC2" w:rsidP="007E7BC2">
      <w:pPr>
        <w:rPr>
          <w:b/>
        </w:rPr>
      </w:pPr>
    </w:p>
    <w:p w14:paraId="28B79BDA" w14:textId="77777777" w:rsidR="007E7BC2" w:rsidRDefault="007E7BC2" w:rsidP="007E7BC2">
      <w:pPr>
        <w:jc w:val="center"/>
        <w:rPr>
          <w:b/>
          <w:sz w:val="36"/>
          <w:szCs w:val="36"/>
        </w:rPr>
      </w:pPr>
    </w:p>
    <w:p w14:paraId="26E2C221" w14:textId="77777777" w:rsidR="007E7BC2" w:rsidRPr="00146D91" w:rsidRDefault="007E7BC2" w:rsidP="007E7BC2">
      <w:pPr>
        <w:jc w:val="center"/>
        <w:rPr>
          <w:b/>
          <w:sz w:val="32"/>
          <w:szCs w:val="32"/>
        </w:rPr>
      </w:pPr>
      <w:r w:rsidRPr="00146D91">
        <w:rPr>
          <w:b/>
          <w:sz w:val="32"/>
          <w:szCs w:val="32"/>
        </w:rPr>
        <w:t>Grado en Ingeniería Informática</w:t>
      </w:r>
    </w:p>
    <w:p w14:paraId="643E2DD9" w14:textId="77777777" w:rsidR="007E7BC2" w:rsidRPr="00E513E8" w:rsidRDefault="007E7BC2" w:rsidP="007E7BC2">
      <w:pPr>
        <w:rPr>
          <w:b/>
        </w:rPr>
      </w:pPr>
    </w:p>
    <w:p w14:paraId="4071D112" w14:textId="77777777" w:rsidR="007E7BC2" w:rsidRPr="00E513E8" w:rsidRDefault="007E7BC2" w:rsidP="007E7BC2">
      <w:pPr>
        <w:jc w:val="center"/>
        <w:rPr>
          <w:b/>
          <w:bCs/>
          <w:sz w:val="48"/>
        </w:rPr>
      </w:pPr>
      <w:r>
        <w:rPr>
          <w:b/>
          <w:bCs/>
          <w:sz w:val="48"/>
        </w:rPr>
        <w:t>TRABAJO FIN DE GRADO</w:t>
      </w:r>
    </w:p>
    <w:p w14:paraId="696E8750" w14:textId="77777777" w:rsidR="007E7BC2" w:rsidRPr="00E513E8" w:rsidRDefault="007E7BC2" w:rsidP="007E7BC2"/>
    <w:p w14:paraId="5049F7DB" w14:textId="77777777" w:rsidR="007E7BC2" w:rsidRPr="00E513E8" w:rsidRDefault="007E7BC2" w:rsidP="007E7BC2"/>
    <w:p w14:paraId="40B666B3" w14:textId="77777777" w:rsidR="007E7BC2" w:rsidRPr="00E513E8" w:rsidRDefault="007E7BC2" w:rsidP="007E7BC2"/>
    <w:p w14:paraId="308EA836" w14:textId="77777777" w:rsidR="007E7BC2" w:rsidRPr="00E513E8" w:rsidRDefault="007E7BC2" w:rsidP="007E7BC2"/>
    <w:p w14:paraId="6BD7E885" w14:textId="77777777" w:rsidR="007E7BC2" w:rsidRPr="00146D91" w:rsidRDefault="00171D17" w:rsidP="007E7BC2">
      <w:pPr>
        <w:jc w:val="center"/>
        <w:rPr>
          <w:sz w:val="32"/>
          <w:szCs w:val="32"/>
        </w:rPr>
      </w:pPr>
      <w:r>
        <w:rPr>
          <w:b/>
          <w:sz w:val="32"/>
          <w:szCs w:val="32"/>
        </w:rPr>
        <w:t>CONSTRUCCIÓN DE MODELOS DE CLASIFICACIÓN AUTOMÁTICA PARA DISCURSOS DE ODIO</w:t>
      </w:r>
    </w:p>
    <w:p w14:paraId="55002C67" w14:textId="77777777" w:rsidR="007E7BC2" w:rsidRDefault="007E7BC2" w:rsidP="007E7BC2">
      <w:pPr>
        <w:rPr>
          <w:b/>
          <w:sz w:val="32"/>
        </w:rPr>
      </w:pPr>
    </w:p>
    <w:p w14:paraId="02B44F74" w14:textId="77777777" w:rsidR="007E7BC2" w:rsidRDefault="007E7BC2" w:rsidP="007E7BC2">
      <w:pPr>
        <w:rPr>
          <w:b/>
          <w:sz w:val="32"/>
        </w:rPr>
      </w:pPr>
    </w:p>
    <w:p w14:paraId="5A58B50F" w14:textId="77777777" w:rsidR="007E7BC2" w:rsidRDefault="007E7BC2" w:rsidP="007E7BC2">
      <w:pPr>
        <w:rPr>
          <w:b/>
          <w:sz w:val="32"/>
        </w:rPr>
      </w:pPr>
    </w:p>
    <w:p w14:paraId="1826E8D4" w14:textId="77777777" w:rsidR="007E7BC2" w:rsidRDefault="007E7BC2" w:rsidP="007E7BC2">
      <w:pPr>
        <w:rPr>
          <w:b/>
          <w:sz w:val="32"/>
        </w:rPr>
      </w:pPr>
    </w:p>
    <w:p w14:paraId="27BED878" w14:textId="77777777" w:rsidR="007E7BC2" w:rsidRDefault="007E7BC2" w:rsidP="007E7BC2">
      <w:pPr>
        <w:rPr>
          <w:b/>
          <w:sz w:val="32"/>
        </w:rPr>
      </w:pPr>
    </w:p>
    <w:p w14:paraId="5F834A0F" w14:textId="77777777" w:rsidR="007E7BC2" w:rsidRDefault="007E7BC2" w:rsidP="007E7BC2">
      <w:pPr>
        <w:rPr>
          <w:b/>
          <w:sz w:val="32"/>
        </w:rPr>
      </w:pPr>
    </w:p>
    <w:p w14:paraId="4ABD12D1" w14:textId="77777777" w:rsidR="007E7BC2" w:rsidRDefault="007E7BC2" w:rsidP="007E7BC2">
      <w:pPr>
        <w:rPr>
          <w:b/>
          <w:sz w:val="32"/>
        </w:rPr>
      </w:pPr>
    </w:p>
    <w:p w14:paraId="5287AEF2" w14:textId="77777777" w:rsidR="007E7BC2" w:rsidRDefault="007E7BC2" w:rsidP="007E7BC2">
      <w:pPr>
        <w:rPr>
          <w:b/>
          <w:sz w:val="32"/>
        </w:rPr>
      </w:pPr>
    </w:p>
    <w:p w14:paraId="3A4F5DA5" w14:textId="77777777" w:rsidR="007E7BC2" w:rsidRDefault="007E7BC2" w:rsidP="007E7BC2">
      <w:pPr>
        <w:rPr>
          <w:b/>
          <w:sz w:val="32"/>
        </w:rPr>
      </w:pPr>
    </w:p>
    <w:p w14:paraId="11C853B8" w14:textId="77777777" w:rsidR="007E7BC2" w:rsidRDefault="007E7BC2" w:rsidP="007E7BC2">
      <w:pPr>
        <w:rPr>
          <w:b/>
          <w:sz w:val="32"/>
        </w:rPr>
      </w:pPr>
    </w:p>
    <w:p w14:paraId="4D4065FA" w14:textId="77777777" w:rsidR="007E7BC2" w:rsidRPr="00E513E8" w:rsidRDefault="007E7BC2" w:rsidP="007E7BC2">
      <w:pPr>
        <w:rPr>
          <w:b/>
          <w:sz w:val="32"/>
        </w:rPr>
      </w:pPr>
    </w:p>
    <w:p w14:paraId="3A950123" w14:textId="77777777" w:rsidR="007E7BC2" w:rsidRPr="00290056" w:rsidRDefault="007E7BC2" w:rsidP="007E7BC2">
      <w:pPr>
        <w:jc w:val="center"/>
        <w:rPr>
          <w:b/>
          <w:sz w:val="32"/>
        </w:rPr>
      </w:pPr>
      <w:r w:rsidRPr="00290056">
        <w:rPr>
          <w:b/>
          <w:sz w:val="32"/>
        </w:rPr>
        <w:t xml:space="preserve">Juan Carlos Pereira </w:t>
      </w:r>
      <w:r>
        <w:rPr>
          <w:b/>
          <w:sz w:val="32"/>
        </w:rPr>
        <w:t>K</w:t>
      </w:r>
      <w:r w:rsidRPr="00290056">
        <w:rPr>
          <w:b/>
          <w:sz w:val="32"/>
        </w:rPr>
        <w:t>ohatsu</w:t>
      </w:r>
    </w:p>
    <w:p w14:paraId="015962FA" w14:textId="77777777" w:rsidR="007E7BC2" w:rsidRDefault="007E7BC2" w:rsidP="007E7BC2">
      <w:pPr>
        <w:jc w:val="center"/>
        <w:rPr>
          <w:b/>
          <w:sz w:val="32"/>
        </w:rPr>
      </w:pPr>
      <w:r w:rsidRPr="00290056">
        <w:rPr>
          <w:b/>
          <w:sz w:val="32"/>
        </w:rPr>
        <w:t xml:space="preserve">Tutor: </w:t>
      </w:r>
      <w:r>
        <w:rPr>
          <w:b/>
          <w:sz w:val="32"/>
        </w:rPr>
        <w:t>Álvaro Ortigosa Juárez</w:t>
      </w:r>
    </w:p>
    <w:p w14:paraId="5D36BA54" w14:textId="77777777" w:rsidR="007E7BC2" w:rsidRPr="00290056" w:rsidRDefault="007E7BC2" w:rsidP="007E7BC2">
      <w:pPr>
        <w:jc w:val="center"/>
        <w:rPr>
          <w:b/>
          <w:sz w:val="32"/>
        </w:rPr>
      </w:pPr>
    </w:p>
    <w:p w14:paraId="4A23E213" w14:textId="77777777" w:rsidR="00C83C27" w:rsidRDefault="007E7BC2" w:rsidP="007E7BC2">
      <w:pPr>
        <w:tabs>
          <w:tab w:val="left" w:pos="1509"/>
          <w:tab w:val="center" w:pos="4252"/>
        </w:tabs>
        <w:jc w:val="center"/>
        <w:rPr>
          <w:b/>
          <w:sz w:val="32"/>
        </w:rPr>
        <w:sectPr w:rsidR="00C83C27" w:rsidSect="007E7BC2">
          <w:footerReference w:type="default" r:id="rId10"/>
          <w:type w:val="oddPage"/>
          <w:pgSz w:w="11906" w:h="16838"/>
          <w:pgMar w:top="1417" w:right="1701" w:bottom="1417" w:left="1701" w:header="708" w:footer="708" w:gutter="0"/>
          <w:cols w:space="708"/>
          <w:docGrid w:linePitch="360"/>
        </w:sectPr>
      </w:pPr>
      <w:r>
        <w:rPr>
          <w:b/>
          <w:sz w:val="32"/>
        </w:rPr>
        <w:t>JUNIO</w:t>
      </w:r>
      <w:r w:rsidRPr="00290056">
        <w:rPr>
          <w:b/>
          <w:sz w:val="32"/>
        </w:rPr>
        <w:t xml:space="preserve"> 20</w:t>
      </w:r>
      <w:r>
        <w:rPr>
          <w:b/>
          <w:sz w:val="32"/>
        </w:rPr>
        <w:t>17</w:t>
      </w:r>
      <w:bookmarkStart w:id="121" w:name="_Toc471910022"/>
      <w:bookmarkStart w:id="122" w:name="_Toc485740809"/>
      <w:bookmarkStart w:id="123" w:name="_Toc485893804"/>
    </w:p>
    <w:p w14:paraId="17971A7C" w14:textId="54F806A6" w:rsidR="007E7BC2" w:rsidRDefault="007E7BC2" w:rsidP="007E7BC2">
      <w:pPr>
        <w:tabs>
          <w:tab w:val="left" w:pos="1509"/>
          <w:tab w:val="center" w:pos="4252"/>
        </w:tabs>
        <w:jc w:val="center"/>
        <w:rPr>
          <w:b/>
          <w:sz w:val="32"/>
        </w:rPr>
      </w:pPr>
    </w:p>
    <w:p w14:paraId="17509255" w14:textId="16BCA1C9" w:rsidR="007E7BC2" w:rsidRDefault="007E7BC2" w:rsidP="007E7BC2">
      <w:pPr>
        <w:spacing w:after="200" w:line="276" w:lineRule="auto"/>
        <w:jc w:val="left"/>
      </w:pPr>
    </w:p>
    <w:p w14:paraId="090A89F2" w14:textId="77777777" w:rsidR="007E7BC2" w:rsidRPr="00E513E8" w:rsidRDefault="007E7BC2" w:rsidP="007E7BC2">
      <w:pPr>
        <w:jc w:val="center"/>
      </w:pPr>
    </w:p>
    <w:p w14:paraId="745AABD4" w14:textId="77777777" w:rsidR="007E7BC2" w:rsidRDefault="007E7BC2" w:rsidP="007E7BC2">
      <w:pPr>
        <w:jc w:val="center"/>
        <w:rPr>
          <w:b/>
          <w:sz w:val="32"/>
          <w:szCs w:val="32"/>
        </w:rPr>
      </w:pPr>
    </w:p>
    <w:p w14:paraId="557ED694" w14:textId="77777777" w:rsidR="007E7BC2" w:rsidRDefault="007E7BC2" w:rsidP="007E7BC2">
      <w:pPr>
        <w:jc w:val="center"/>
        <w:rPr>
          <w:b/>
          <w:sz w:val="32"/>
          <w:szCs w:val="32"/>
        </w:rPr>
      </w:pPr>
    </w:p>
    <w:p w14:paraId="7DFAE1A0" w14:textId="77777777" w:rsidR="007E7BC2" w:rsidRDefault="007E7BC2" w:rsidP="007E7BC2">
      <w:pPr>
        <w:jc w:val="center"/>
        <w:rPr>
          <w:b/>
          <w:sz w:val="32"/>
          <w:szCs w:val="32"/>
        </w:rPr>
      </w:pPr>
    </w:p>
    <w:p w14:paraId="1CAEAC9D" w14:textId="77777777" w:rsidR="007E7BC2" w:rsidRDefault="007E7BC2" w:rsidP="007E7BC2">
      <w:pPr>
        <w:jc w:val="center"/>
        <w:rPr>
          <w:b/>
          <w:sz w:val="32"/>
          <w:szCs w:val="32"/>
        </w:rPr>
      </w:pPr>
    </w:p>
    <w:p w14:paraId="7420D5AE" w14:textId="77777777" w:rsidR="007E7BC2" w:rsidRDefault="007E7BC2" w:rsidP="007E7BC2">
      <w:pPr>
        <w:jc w:val="center"/>
        <w:rPr>
          <w:b/>
          <w:sz w:val="32"/>
          <w:szCs w:val="32"/>
        </w:rPr>
      </w:pPr>
    </w:p>
    <w:p w14:paraId="2AB25B77" w14:textId="77777777" w:rsidR="007E7BC2" w:rsidRDefault="007E7BC2" w:rsidP="007E7BC2">
      <w:pPr>
        <w:jc w:val="center"/>
        <w:rPr>
          <w:b/>
          <w:sz w:val="32"/>
          <w:szCs w:val="32"/>
        </w:rPr>
      </w:pPr>
    </w:p>
    <w:p w14:paraId="176BA366" w14:textId="77777777" w:rsidR="007E7BC2" w:rsidRDefault="007E7BC2" w:rsidP="007E7BC2">
      <w:pPr>
        <w:jc w:val="center"/>
        <w:rPr>
          <w:b/>
          <w:sz w:val="32"/>
          <w:szCs w:val="32"/>
        </w:rPr>
      </w:pPr>
    </w:p>
    <w:p w14:paraId="0D372547" w14:textId="77777777" w:rsidR="007C06EC" w:rsidRDefault="007C06EC" w:rsidP="007E7BC2">
      <w:pPr>
        <w:jc w:val="center"/>
        <w:rPr>
          <w:b/>
          <w:sz w:val="32"/>
          <w:szCs w:val="32"/>
        </w:rPr>
      </w:pPr>
    </w:p>
    <w:p w14:paraId="2D5EC9B9" w14:textId="77777777" w:rsidR="007C06EC" w:rsidRDefault="00171D17" w:rsidP="007E7BC2">
      <w:pPr>
        <w:jc w:val="center"/>
        <w:rPr>
          <w:b/>
          <w:sz w:val="32"/>
          <w:szCs w:val="32"/>
        </w:rPr>
      </w:pPr>
      <w:r>
        <w:rPr>
          <w:b/>
          <w:sz w:val="32"/>
          <w:szCs w:val="32"/>
        </w:rPr>
        <w:t xml:space="preserve">Construcción de Modelos de Clasificación </w:t>
      </w:r>
    </w:p>
    <w:p w14:paraId="17683841" w14:textId="7EE7F0B6" w:rsidR="007E7BC2" w:rsidRPr="00A51799" w:rsidRDefault="00171D17" w:rsidP="007E7BC2">
      <w:pPr>
        <w:jc w:val="center"/>
        <w:rPr>
          <w:b/>
          <w:sz w:val="32"/>
          <w:szCs w:val="32"/>
        </w:rPr>
      </w:pPr>
      <w:r>
        <w:rPr>
          <w:b/>
          <w:sz w:val="32"/>
          <w:szCs w:val="32"/>
        </w:rPr>
        <w:t>Automática</w:t>
      </w:r>
      <w:r w:rsidR="007C06EC">
        <w:rPr>
          <w:b/>
          <w:sz w:val="32"/>
          <w:szCs w:val="32"/>
        </w:rPr>
        <w:t xml:space="preserve"> </w:t>
      </w:r>
      <w:r>
        <w:rPr>
          <w:b/>
          <w:sz w:val="32"/>
          <w:szCs w:val="32"/>
        </w:rPr>
        <w:t>para Discursos de Odio</w:t>
      </w:r>
    </w:p>
    <w:p w14:paraId="1442D1EF" w14:textId="77777777" w:rsidR="007E7BC2" w:rsidRPr="00E513E8" w:rsidRDefault="007E7BC2" w:rsidP="007E7BC2">
      <w:pPr>
        <w:jc w:val="center"/>
        <w:rPr>
          <w:b/>
        </w:rPr>
      </w:pPr>
      <w:r>
        <w:rPr>
          <w:b/>
        </w:rPr>
        <w:t>AUTOR: J</w:t>
      </w:r>
      <w:r w:rsidRPr="00A51799">
        <w:rPr>
          <w:b/>
        </w:rPr>
        <w:t>uan</w:t>
      </w:r>
      <w:r w:rsidRPr="00A51799">
        <w:t xml:space="preserve"> </w:t>
      </w:r>
      <w:r>
        <w:rPr>
          <w:b/>
        </w:rPr>
        <w:t>Carlos Pereira Kohatsu</w:t>
      </w:r>
    </w:p>
    <w:p w14:paraId="627C79C4" w14:textId="77777777" w:rsidR="007E7BC2" w:rsidRPr="00A51799" w:rsidRDefault="007E7BC2" w:rsidP="007E7BC2">
      <w:pPr>
        <w:jc w:val="center"/>
        <w:rPr>
          <w:b/>
        </w:rPr>
      </w:pPr>
      <w:r w:rsidRPr="00E513E8">
        <w:rPr>
          <w:b/>
        </w:rPr>
        <w:t xml:space="preserve">TUTOR: </w:t>
      </w:r>
      <w:r w:rsidRPr="00A51799">
        <w:rPr>
          <w:b/>
        </w:rPr>
        <w:t>Álvaro Ortigosa Juárez</w:t>
      </w:r>
    </w:p>
    <w:p w14:paraId="5C583A07" w14:textId="77777777" w:rsidR="007E7BC2" w:rsidRPr="00E513E8" w:rsidRDefault="007E7BC2" w:rsidP="007E7BC2">
      <w:pPr>
        <w:jc w:val="center"/>
        <w:rPr>
          <w:b/>
        </w:rPr>
      </w:pPr>
    </w:p>
    <w:p w14:paraId="3FB718FA" w14:textId="77777777" w:rsidR="007E7BC2" w:rsidRPr="00E513E8" w:rsidRDefault="007E7BC2" w:rsidP="007E7BC2">
      <w:pPr>
        <w:jc w:val="center"/>
        <w:rPr>
          <w:b/>
        </w:rPr>
      </w:pPr>
    </w:p>
    <w:p w14:paraId="6E460104" w14:textId="77777777" w:rsidR="007E7BC2" w:rsidRPr="00E513E8" w:rsidRDefault="007E7BC2" w:rsidP="007E7BC2">
      <w:pPr>
        <w:jc w:val="center"/>
        <w:rPr>
          <w:b/>
        </w:rPr>
      </w:pPr>
    </w:p>
    <w:p w14:paraId="0EA1DA43" w14:textId="15049F0B" w:rsidR="007E7BC2" w:rsidRPr="00E513E8" w:rsidRDefault="007873F1" w:rsidP="007E7BC2">
      <w:pPr>
        <w:jc w:val="center"/>
        <w:rPr>
          <w:b/>
        </w:rPr>
      </w:pPr>
      <w:r>
        <w:rPr>
          <w:b/>
        </w:rPr>
        <w:t>Grupo de Herramientas Interactivas Avanzadas (GHIA)</w:t>
      </w:r>
    </w:p>
    <w:p w14:paraId="723EEDB7" w14:textId="77777777" w:rsidR="007E7BC2" w:rsidRPr="00E513E8" w:rsidRDefault="007E7BC2" w:rsidP="007E7BC2">
      <w:pPr>
        <w:jc w:val="center"/>
        <w:rPr>
          <w:b/>
        </w:rPr>
      </w:pPr>
      <w:r w:rsidRPr="00E513E8">
        <w:rPr>
          <w:b/>
        </w:rPr>
        <w:t xml:space="preserve">Dpto. </w:t>
      </w:r>
      <w:r>
        <w:rPr>
          <w:b/>
        </w:rPr>
        <w:t>Ingeniería Informática</w:t>
      </w:r>
    </w:p>
    <w:p w14:paraId="73327A37" w14:textId="77777777" w:rsidR="007E7BC2" w:rsidRPr="00E513E8" w:rsidRDefault="007E7BC2" w:rsidP="007E7BC2">
      <w:pPr>
        <w:jc w:val="center"/>
        <w:rPr>
          <w:b/>
        </w:rPr>
      </w:pPr>
      <w:r w:rsidRPr="00E513E8">
        <w:rPr>
          <w:b/>
        </w:rPr>
        <w:t>Escuela Politécnica Superior</w:t>
      </w:r>
    </w:p>
    <w:p w14:paraId="7287902E" w14:textId="77777777" w:rsidR="007E7BC2" w:rsidRPr="00E513E8" w:rsidRDefault="007E7BC2" w:rsidP="007E7BC2">
      <w:pPr>
        <w:jc w:val="center"/>
      </w:pPr>
      <w:r w:rsidRPr="00E513E8">
        <w:rPr>
          <w:b/>
        </w:rPr>
        <w:t>Universidad Autónoma de Madrid</w:t>
      </w:r>
    </w:p>
    <w:p w14:paraId="55B32CD2" w14:textId="77777777" w:rsidR="007E7BC2" w:rsidRPr="00E513E8" w:rsidRDefault="007E7BC2" w:rsidP="007E7BC2">
      <w:pPr>
        <w:jc w:val="center"/>
        <w:rPr>
          <w:b/>
        </w:rPr>
      </w:pPr>
      <w:r>
        <w:rPr>
          <w:b/>
        </w:rPr>
        <w:t>Junio de 2017</w:t>
      </w:r>
    </w:p>
    <w:p w14:paraId="55CB54B9" w14:textId="77777777" w:rsidR="007E7BC2" w:rsidRDefault="007E7BC2" w:rsidP="007E7BC2">
      <w:pPr>
        <w:spacing w:before="800"/>
      </w:pPr>
    </w:p>
    <w:p w14:paraId="747E0E47" w14:textId="77777777" w:rsidR="007E7BC2" w:rsidRDefault="007E7BC2" w:rsidP="007E7BC2">
      <w:pPr>
        <w:tabs>
          <w:tab w:val="left" w:pos="1509"/>
          <w:tab w:val="center" w:pos="4252"/>
        </w:tabs>
        <w:jc w:val="center"/>
        <w:sectPr w:rsidR="007E7BC2" w:rsidSect="007E7BC2">
          <w:type w:val="oddPage"/>
          <w:pgSz w:w="11906" w:h="16838"/>
          <w:pgMar w:top="1417" w:right="1701" w:bottom="1417" w:left="1701" w:header="708" w:footer="708" w:gutter="0"/>
          <w:cols w:space="708"/>
          <w:docGrid w:linePitch="360"/>
        </w:sectPr>
      </w:pPr>
    </w:p>
    <w:p w14:paraId="22F6A82A" w14:textId="50B8CB95" w:rsidR="007E7BC2" w:rsidRPr="00F54110" w:rsidRDefault="007E7BC2" w:rsidP="007E7BC2">
      <w:pPr>
        <w:rPr>
          <w:rFonts w:ascii="Arial" w:hAnsi="Arial" w:cs="Arial"/>
          <w:b/>
          <w:sz w:val="40"/>
          <w:szCs w:val="40"/>
        </w:rPr>
      </w:pPr>
      <w:bookmarkStart w:id="124" w:name="_Toc485898157"/>
      <w:r w:rsidRPr="00F54110">
        <w:rPr>
          <w:rFonts w:ascii="Arial" w:hAnsi="Arial" w:cs="Arial"/>
          <w:b/>
          <w:sz w:val="40"/>
          <w:szCs w:val="40"/>
        </w:rPr>
        <w:lastRenderedPageBreak/>
        <w:t>Resumen</w:t>
      </w:r>
      <w:bookmarkEnd w:id="121"/>
      <w:bookmarkEnd w:id="122"/>
      <w:bookmarkEnd w:id="123"/>
      <w:bookmarkEnd w:id="124"/>
    </w:p>
    <w:p w14:paraId="6B9E1C29" w14:textId="77777777" w:rsidR="007E7BC2" w:rsidRDefault="007E7BC2" w:rsidP="00E51DB7">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125" w:name="OLE_LINK1"/>
      <w:r w:rsidRPr="008A61BC">
        <w:rPr>
          <w:i/>
        </w:rPr>
        <w:t xml:space="preserve">medios </w:t>
      </w:r>
      <w:r>
        <w:rPr>
          <w:i/>
        </w:rPr>
        <w:t xml:space="preserve">(de comunicación) </w:t>
      </w:r>
      <w:r w:rsidRPr="008A61BC">
        <w:rPr>
          <w:i/>
        </w:rPr>
        <w:t>sociales</w:t>
      </w:r>
      <w:bookmarkEnd w:id="125"/>
      <w:r>
        <w:t xml:space="preserve"> que facilitan el intercambio y la discusión de información, experiencias y opiniones entre individuos de manera rápida y masiva.</w:t>
      </w:r>
    </w:p>
    <w:p w14:paraId="2BAB46FC" w14:textId="77777777" w:rsidR="007E7BC2" w:rsidRPr="00A43729" w:rsidRDefault="007E7BC2" w:rsidP="00E51DB7">
      <w:r>
        <w:t>L</w:t>
      </w:r>
      <w:r w:rsidRPr="00A43729">
        <w:t xml:space="preserve">a explosión de los medios sociales ha tenido consecuencias que han sido valoradas tanto positiva como negativamente para el conjunto de la sociedad. </w:t>
      </w:r>
    </w:p>
    <w:p w14:paraId="64CEEF36" w14:textId="486F9A42" w:rsidR="007E7BC2" w:rsidRDefault="007E7BC2" w:rsidP="00E51DB7">
      <w:pPr>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w:t>
      </w:r>
      <w:r w:rsidR="002364E8">
        <w:rPr>
          <w:color w:val="222222"/>
          <w:shd w:val="clear" w:color="auto" w:fill="FFFFFF"/>
        </w:rPr>
        <w:t xml:space="preserve">encias sexuales, raza, religión, … </w:t>
      </w:r>
      <w:r>
        <w:rPr>
          <w:color w:val="222222"/>
          <w:shd w:val="clear" w:color="auto" w:fill="FFFFFF"/>
        </w:rPr>
        <w:t xml:space="preserve">que, en muchos países, han sido catalogados como delitos de </w:t>
      </w:r>
      <w:r w:rsidR="00FC7C4E">
        <w:rPr>
          <w:color w:val="222222"/>
          <w:shd w:val="clear" w:color="auto" w:fill="FFFFFF"/>
        </w:rPr>
        <w:t>odio</w:t>
      </w:r>
      <w:r w:rsidR="00FC7C4E" w:rsidRPr="00883B63">
        <w:rPr>
          <w:noProof/>
          <w:color w:val="222222"/>
          <w:shd w:val="clear" w:color="auto" w:fill="FFFFFF"/>
        </w:rPr>
        <w:t xml:space="preserve"> </w:t>
      </w:r>
      <w:sdt>
        <w:sdtPr>
          <w:rPr>
            <w:noProof/>
            <w:color w:val="222222"/>
            <w:shd w:val="clear" w:color="auto" w:fill="FFFFFF"/>
          </w:rPr>
          <w:id w:val="1560129406"/>
          <w:citation/>
        </w:sdtPr>
        <w:sdtContent>
          <w:r w:rsidR="006A1169">
            <w:rPr>
              <w:noProof/>
              <w:color w:val="222222"/>
              <w:shd w:val="clear" w:color="auto" w:fill="FFFFFF"/>
            </w:rPr>
            <w:fldChar w:fldCharType="begin"/>
          </w:r>
          <w:r w:rsidR="004831B5">
            <w:rPr>
              <w:noProof/>
              <w:color w:val="222222"/>
              <w:shd w:val="clear" w:color="auto" w:fill="FFFFFF"/>
            </w:rPr>
            <w:instrText xml:space="preserve">CITATION BOE15 \l 3082 </w:instrText>
          </w:r>
          <w:r w:rsidR="006A1169">
            <w:rPr>
              <w:noProof/>
              <w:color w:val="222222"/>
              <w:shd w:val="clear" w:color="auto" w:fill="FFFFFF"/>
            </w:rPr>
            <w:fldChar w:fldCharType="separate"/>
          </w:r>
          <w:r w:rsidR="004831B5" w:rsidRPr="004831B5">
            <w:rPr>
              <w:noProof/>
              <w:color w:val="222222"/>
              <w:shd w:val="clear" w:color="auto" w:fill="FFFFFF"/>
            </w:rPr>
            <w:t>(1)</w:t>
          </w:r>
          <w:r w:rsidR="006A1169">
            <w:rPr>
              <w:noProof/>
              <w:color w:val="222222"/>
              <w:shd w:val="clear" w:color="auto" w:fill="FFFFFF"/>
            </w:rPr>
            <w:fldChar w:fldCharType="end"/>
          </w:r>
        </w:sdtContent>
      </w:sdt>
    </w:p>
    <w:p w14:paraId="71BBD743" w14:textId="77777777" w:rsidR="007E7BC2" w:rsidRDefault="007E7BC2" w:rsidP="00E51DB7">
      <w:pPr>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4E3E0DB7" w14:textId="77777777" w:rsidR="007E7BC2" w:rsidRDefault="007E7BC2" w:rsidP="00E51DB7">
      <w:pPr>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utilizarse por el usuario final. </w:t>
      </w:r>
    </w:p>
    <w:p w14:paraId="3DA1005E" w14:textId="43A3241A" w:rsidR="007E7BC2" w:rsidRDefault="007E7BC2" w:rsidP="00E51DB7">
      <w:pPr>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extraños 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w:t>
      </w:r>
      <w:r w:rsidR="002364E8">
        <w:rPr>
          <w:color w:val="222222"/>
          <w:shd w:val="clear" w:color="auto" w:fill="FFFFFF"/>
        </w:rPr>
        <w:t>que han permitido</w:t>
      </w:r>
      <w:r>
        <w:rPr>
          <w:color w:val="222222"/>
          <w:shd w:val="clear" w:color="auto" w:fill="FFFFFF"/>
        </w:rPr>
        <w:t xml:space="preserve"> extraer información de los tu</w:t>
      </w:r>
      <w:r w:rsidR="002364E8">
        <w:rPr>
          <w:color w:val="222222"/>
          <w:shd w:val="clear" w:color="auto" w:fill="FFFFFF"/>
        </w:rPr>
        <w:t>its previamente procesados. E</w:t>
      </w:r>
      <w:r>
        <w:rPr>
          <w:color w:val="222222"/>
          <w:shd w:val="clear" w:color="auto" w:fill="FFFFFF"/>
        </w:rPr>
        <w:t xml:space="preserve">ntre otras herramientas, ha sido necesario entrenar </w:t>
      </w:r>
    </w:p>
    <w:p w14:paraId="6497FCA6" w14:textId="43BFC97A" w:rsidR="007E7BC2" w:rsidRDefault="002364E8" w:rsidP="00E51DB7">
      <w:pPr>
        <w:rPr>
          <w:color w:val="222222"/>
          <w:shd w:val="clear" w:color="auto" w:fill="FFFFFF"/>
        </w:rPr>
      </w:pPr>
      <w:r>
        <w:rPr>
          <w:color w:val="222222"/>
          <w:shd w:val="clear" w:color="auto" w:fill="FFFFFF"/>
        </w:rPr>
        <w:t>u</w:t>
      </w:r>
      <w:r w:rsidR="00FC7C4E">
        <w:rPr>
          <w:color w:val="222222"/>
          <w:shd w:val="clear" w:color="auto" w:fill="FFFFFF"/>
        </w:rPr>
        <w:t>n</w:t>
      </w:r>
      <w:r w:rsidR="007E7BC2">
        <w:rPr>
          <w:color w:val="222222"/>
          <w:shd w:val="clear" w:color="auto" w:fill="FFFFFF"/>
        </w:rPr>
        <w:t xml:space="preserve"> analizador morfológico (</w:t>
      </w:r>
      <w:r w:rsidR="007E7BC2" w:rsidRPr="00883B63">
        <w:rPr>
          <w:i/>
          <w:color w:val="222222"/>
          <w:shd w:val="clear" w:color="auto" w:fill="FFFFFF"/>
        </w:rPr>
        <w:t>POS-Tagger</w:t>
      </w:r>
      <w:r w:rsidR="007E7BC2">
        <w:rPr>
          <w:color w:val="222222"/>
          <w:shd w:val="clear" w:color="auto" w:fill="FFFFFF"/>
        </w:rPr>
        <w:t>) para extraer clases de palabras que concentren la mayor parte de la semántica del mensaje (verbos, nombres y adjetivos).</w:t>
      </w:r>
    </w:p>
    <w:p w14:paraId="35C458BA" w14:textId="54E8876B" w:rsidR="007E7BC2" w:rsidRDefault="007E7BC2" w:rsidP="00E51DB7">
      <w:pPr>
        <w:rPr>
          <w:color w:val="222222"/>
          <w:shd w:val="clear" w:color="auto" w:fill="FFFFFF"/>
        </w:rPr>
      </w:pPr>
      <w:r>
        <w:rPr>
          <w:color w:val="222222"/>
          <w:shd w:val="clear" w:color="auto" w:fill="FFFFFF"/>
        </w:rPr>
        <w:t>Tras el tratamiento de los tuits, se ha desarrollado un filtro que permite equilibrar la cardinalidad de ambas clases de mensajes (odio y no odio) pasando de una proporción de 1:1000 a 270:1000. Una vez realizado el sobremuestreo de t</w:t>
      </w:r>
      <w:bookmarkStart w:id="126" w:name="_GoBack"/>
      <w:bookmarkEnd w:id="126"/>
      <w:r>
        <w:rPr>
          <w:color w:val="222222"/>
          <w:shd w:val="clear" w:color="auto" w:fill="FFFFFF"/>
        </w:rPr>
        <w:t xml:space="preserve">uits con contenido de odio, se procede a la aplicación de </w:t>
      </w:r>
      <w:r w:rsidR="00FC7C4E">
        <w:rPr>
          <w:color w:val="222222"/>
          <w:shd w:val="clear" w:color="auto" w:fill="FFFFFF"/>
        </w:rPr>
        <w:t>técnicas de</w:t>
      </w:r>
      <w:r>
        <w:rPr>
          <w:color w:val="222222"/>
          <w:shd w:val="clear" w:color="auto" w:fill="FFFFFF"/>
        </w:rPr>
        <w:t xml:space="preserve"> clasificación supervisada 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enfrentar este enmarañado problema. Finalmente, tras la validación, se ha creado un </w:t>
      </w:r>
      <w:r w:rsidR="0040203D">
        <w:rPr>
          <w:color w:val="222222"/>
          <w:shd w:val="clear" w:color="auto" w:fill="FFFFFF"/>
        </w:rPr>
        <w:t xml:space="preserve">clasificador, basado en el modelo desarrollado, </w:t>
      </w:r>
      <w:r w:rsidR="00807995">
        <w:rPr>
          <w:color w:val="222222"/>
          <w:shd w:val="clear" w:color="auto" w:fill="FFFFFF"/>
        </w:rPr>
        <w:t>que permite</w:t>
      </w:r>
      <w:r>
        <w:rPr>
          <w:color w:val="222222"/>
          <w:shd w:val="clear" w:color="auto" w:fill="FFFFFF"/>
        </w:rPr>
        <w:t xml:space="preserve"> al usuario detectar </w:t>
      </w:r>
      <w:r w:rsidRPr="000A41DC">
        <w:rPr>
          <w:i/>
          <w:color w:val="222222"/>
          <w:shd w:val="clear" w:color="auto" w:fill="FFFFFF"/>
        </w:rPr>
        <w:t>al vuelo</w:t>
      </w:r>
      <w:r>
        <w:rPr>
          <w:color w:val="222222"/>
          <w:shd w:val="clear" w:color="auto" w:fill="FFFFFF"/>
        </w:rPr>
        <w:t xml:space="preserve"> los tuits de odio.</w:t>
      </w:r>
    </w:p>
    <w:p w14:paraId="488CAB0A" w14:textId="77777777" w:rsidR="007E7BC2" w:rsidRDefault="007E7BC2" w:rsidP="007E7BC2">
      <w:pPr>
        <w:ind w:right="170"/>
        <w:jc w:val="center"/>
      </w:pPr>
    </w:p>
    <w:p w14:paraId="578A85CF" w14:textId="77777777" w:rsidR="007E7BC2" w:rsidRDefault="007E7BC2" w:rsidP="007E7BC2">
      <w:pPr>
        <w:ind w:right="170"/>
        <w:jc w:val="center"/>
      </w:pPr>
    </w:p>
    <w:p w14:paraId="02E69473" w14:textId="00A47847" w:rsidR="00CB3940" w:rsidRPr="00F54110" w:rsidRDefault="00CB3940" w:rsidP="00CB3940">
      <w:pPr>
        <w:rPr>
          <w:rFonts w:ascii="Arial" w:hAnsi="Arial" w:cs="Arial"/>
          <w:b/>
          <w:sz w:val="40"/>
          <w:szCs w:val="40"/>
        </w:rPr>
      </w:pPr>
      <w:r>
        <w:rPr>
          <w:rFonts w:ascii="Arial" w:hAnsi="Arial" w:cs="Arial"/>
          <w:b/>
          <w:sz w:val="40"/>
          <w:szCs w:val="40"/>
        </w:rPr>
        <w:t>Palabras clave</w:t>
      </w:r>
    </w:p>
    <w:p w14:paraId="38BB196B" w14:textId="77777777" w:rsidR="007E7BC2" w:rsidRDefault="00FC7C4E" w:rsidP="00E51DB7">
      <w:pPr>
        <w:jc w:val="left"/>
      </w:pPr>
      <w:r w:rsidRPr="000A41DC">
        <w:t>Aprendizaje</w:t>
      </w:r>
      <w:r w:rsidR="007E7BC2" w:rsidRPr="000A41DC">
        <w:t xml:space="preserve"> máquina</w:t>
      </w:r>
      <w:r w:rsidR="007E7BC2">
        <w:t>,</w:t>
      </w:r>
      <w:r w:rsidR="007E7BC2" w:rsidRPr="000A41DC">
        <w:t xml:space="preserve"> colectivos</w:t>
      </w:r>
      <w:r w:rsidR="007E7BC2">
        <w:t>,</w:t>
      </w:r>
      <w:r w:rsidR="007E7BC2" w:rsidRPr="000A41DC">
        <w:t xml:space="preserve"> delitos de odio</w:t>
      </w:r>
      <w:r w:rsidR="007E7BC2">
        <w:t xml:space="preserve">, </w:t>
      </w:r>
      <w:r w:rsidR="007E7BC2" w:rsidRPr="000A41DC">
        <w:t>discriminación</w:t>
      </w:r>
      <w:r w:rsidR="007E7BC2">
        <w:t>,</w:t>
      </w:r>
      <w:r w:rsidR="007E7BC2" w:rsidRPr="000A41DC">
        <w:tab/>
        <w:t xml:space="preserve"> etnia</w:t>
      </w:r>
      <w:r w:rsidR="007E7BC2">
        <w:t>,</w:t>
      </w:r>
      <w:r w:rsidR="007E7BC2" w:rsidRPr="000A41DC">
        <w:t xml:space="preserve"> grupos sociales</w:t>
      </w:r>
      <w:r w:rsidR="007E7BC2">
        <w:t>,</w:t>
      </w:r>
      <w:r w:rsidR="007E7BC2" w:rsidRPr="000A41DC">
        <w:t xml:space="preserve"> medios sociales</w:t>
      </w:r>
      <w:r w:rsidR="007E7BC2">
        <w:t>,</w:t>
      </w:r>
      <w:r w:rsidR="007E7BC2" w:rsidRPr="000A41DC">
        <w:t xml:space="preserve"> nacionalidad</w:t>
      </w:r>
      <w:r w:rsidR="007E7BC2">
        <w:t>,</w:t>
      </w:r>
      <w:r w:rsidR="007E7BC2" w:rsidRPr="000A41DC">
        <w:t xml:space="preserve"> odio</w:t>
      </w:r>
      <w:r w:rsidR="007E7BC2">
        <w:t>,</w:t>
      </w:r>
      <w:r w:rsidR="007E7BC2" w:rsidRPr="000A41DC">
        <w:t xml:space="preserve"> orientación sexual</w:t>
      </w:r>
      <w:r w:rsidR="007E7BC2">
        <w:t>,</w:t>
      </w:r>
      <w:r w:rsidR="007E7BC2" w:rsidRPr="000A41DC">
        <w:t xml:space="preserve"> raza</w:t>
      </w:r>
      <w:r w:rsidR="007E7BC2">
        <w:t>,</w:t>
      </w:r>
      <w:r w:rsidR="007E7BC2" w:rsidRPr="000A41DC">
        <w:t xml:space="preserve"> red neuronal</w:t>
      </w:r>
      <w:r w:rsidR="007E7BC2">
        <w:t>, religión</w:t>
      </w:r>
      <w:r>
        <w:t>, violencia</w:t>
      </w:r>
      <w:r w:rsidR="007E7BC2">
        <w:t xml:space="preserve">, </w:t>
      </w:r>
      <w:r w:rsidR="007E7BC2" w:rsidRPr="000A41DC">
        <w:t>redes sociales</w:t>
      </w:r>
      <w:r w:rsidR="007E7BC2">
        <w:t>, Twitter.</w:t>
      </w:r>
    </w:p>
    <w:p w14:paraId="7CCAE221" w14:textId="77777777" w:rsidR="007E7BC2" w:rsidRPr="00A754C8" w:rsidRDefault="007E7BC2" w:rsidP="007E7BC2">
      <w:pPr>
        <w:sectPr w:rsidR="007E7BC2" w:rsidRPr="00A754C8" w:rsidSect="007A221B">
          <w:footerReference w:type="default" r:id="rId11"/>
          <w:type w:val="oddPage"/>
          <w:pgSz w:w="11906" w:h="16838"/>
          <w:pgMar w:top="1417" w:right="1701" w:bottom="1417" w:left="1701" w:header="708" w:footer="708" w:gutter="0"/>
          <w:cols w:space="708"/>
          <w:docGrid w:linePitch="360"/>
        </w:sectPr>
      </w:pPr>
    </w:p>
    <w:p w14:paraId="0E51F80A" w14:textId="77777777" w:rsidR="007E7BC2" w:rsidRPr="00F54110" w:rsidRDefault="007E7BC2" w:rsidP="007E7BC2">
      <w:pPr>
        <w:rPr>
          <w:rFonts w:ascii="Arial" w:hAnsi="Arial" w:cs="Arial"/>
          <w:b/>
          <w:sz w:val="40"/>
          <w:szCs w:val="40"/>
          <w:lang w:val="en-US"/>
        </w:rPr>
      </w:pPr>
      <w:bookmarkStart w:id="127" w:name="_Toc471910023"/>
      <w:bookmarkStart w:id="128" w:name="_Toc485740811"/>
      <w:bookmarkStart w:id="129" w:name="_Toc485893806"/>
      <w:bookmarkStart w:id="130" w:name="_Toc485898159"/>
      <w:r w:rsidRPr="00F54110">
        <w:rPr>
          <w:rFonts w:ascii="Arial" w:hAnsi="Arial" w:cs="Arial"/>
          <w:b/>
          <w:sz w:val="40"/>
          <w:szCs w:val="40"/>
          <w:lang w:val="en-US"/>
        </w:rPr>
        <w:lastRenderedPageBreak/>
        <w:t>Abstract</w:t>
      </w:r>
      <w:bookmarkEnd w:id="127"/>
      <w:bookmarkEnd w:id="128"/>
      <w:bookmarkEnd w:id="129"/>
      <w:bookmarkEnd w:id="130"/>
    </w:p>
    <w:p w14:paraId="79A54868" w14:textId="77777777" w:rsidR="007E7BC2" w:rsidRDefault="007E7BC2" w:rsidP="00E51DB7">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FC7C4E">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54D7C780" w14:textId="77777777" w:rsidR="007E7BC2" w:rsidRPr="00725375" w:rsidRDefault="007E7BC2" w:rsidP="00E51DB7">
      <w:pPr>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50D4DF1" w14:textId="77777777" w:rsidR="007E7BC2" w:rsidRDefault="007E7BC2" w:rsidP="00E51DB7">
      <w:pPr>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Pr="00880491">
        <w:rPr>
          <w:lang w:val="en-US"/>
        </w:rPr>
        <w:t>, which</w:t>
      </w:r>
      <w:r w:rsidRPr="00136EE8">
        <w:rPr>
          <w:lang w:val="en-US"/>
        </w:rPr>
        <w:t xml:space="preserve"> in many countries have been classified as hate crimes</w:t>
      </w:r>
    </w:p>
    <w:p w14:paraId="1A740B97" w14:textId="32ED5F0B" w:rsidR="007E7BC2" w:rsidRDefault="007E7BC2" w:rsidP="00E51DB7">
      <w:pPr>
        <w:rPr>
          <w:color w:val="222222"/>
          <w:shd w:val="clear" w:color="auto" w:fill="FFFFFF"/>
          <w:lang w:val="en-US"/>
        </w:rPr>
      </w:pPr>
      <w:r>
        <w:rPr>
          <w:lang w:val="en-US"/>
        </w:rPr>
        <w:t xml:space="preserve">That is why it is necessary to develop a system to detect if a message in a social network contains hate speech. This is a very difficult task because most of the messages in social networks do not contain hate speech;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focus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Pr>
          <w:color w:val="222222"/>
          <w:shd w:val="clear" w:color="auto" w:fill="FFFFFF"/>
          <w:lang w:val="en-US"/>
        </w:rPr>
        <w:t>tweets detection system, firs</w:t>
      </w:r>
      <w:r w:rsidRPr="002C787F">
        <w:rPr>
          <w:color w:val="222222"/>
          <w:shd w:val="clear" w:color="auto" w:fill="FFFFFF"/>
          <w:lang w:val="en-US"/>
        </w:rPr>
        <w:t xml:space="preserve">t </w:t>
      </w:r>
      <w:r>
        <w:rPr>
          <w:color w:val="222222"/>
          <w:shd w:val="clear" w:color="auto" w:fill="FFFFFF"/>
          <w:lang w:val="en-US"/>
        </w:rPr>
        <w:t xml:space="preserve">we build </w:t>
      </w:r>
      <w:r w:rsidRPr="002C787F">
        <w:rPr>
          <w:color w:val="222222"/>
          <w:shd w:val="clear" w:color="auto" w:fill="FFFFFF"/>
          <w:lang w:val="en-US"/>
        </w:rPr>
        <w:t xml:space="preserve">a predictive model </w:t>
      </w:r>
      <w:r>
        <w:rPr>
          <w:color w:val="222222"/>
          <w:shd w:val="clear" w:color="auto" w:fill="FFFFFF"/>
          <w:lang w:val="en-US"/>
        </w:rPr>
        <w:t xml:space="preserve">that </w:t>
      </w:r>
      <w:r w:rsidR="00FC7C4E" w:rsidRPr="002C787F">
        <w:rPr>
          <w:color w:val="222222"/>
          <w:shd w:val="clear" w:color="auto" w:fill="FFFFFF"/>
          <w:lang w:val="en-US"/>
        </w:rPr>
        <w:t>thereafter will</w:t>
      </w:r>
      <w:r w:rsidRPr="002C787F">
        <w:rPr>
          <w:color w:val="222222"/>
          <w:shd w:val="clear" w:color="auto" w:fill="FFFFFF"/>
          <w:lang w:val="en-US"/>
        </w:rPr>
        <w:t xml:space="preserve"> be wrap</w:t>
      </w:r>
      <w:r>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ifier easy to use by a final user</w:t>
      </w:r>
      <w:r w:rsidRPr="002C787F">
        <w:rPr>
          <w:color w:val="222222"/>
          <w:shd w:val="clear" w:color="auto" w:fill="FFFFFF"/>
          <w:lang w:val="en-US"/>
        </w:rPr>
        <w:t xml:space="preserve">. During this </w:t>
      </w:r>
      <w:r w:rsidR="00FC7C4E" w:rsidRPr="002C787F">
        <w:rPr>
          <w:color w:val="222222"/>
          <w:shd w:val="clear" w:color="auto" w:fill="FFFFFF"/>
          <w:lang w:val="en-US"/>
        </w:rPr>
        <w:t>process</w:t>
      </w:r>
      <w:r w:rsidR="00FC7C4E">
        <w:rPr>
          <w:color w:val="222222"/>
          <w:shd w:val="clear" w:color="auto" w:fill="FFFFFF"/>
          <w:lang w:val="en-US"/>
        </w:rPr>
        <w:t>,</w:t>
      </w:r>
      <w:r w:rsidR="00FC7C4E" w:rsidRPr="002C787F">
        <w:rPr>
          <w:color w:val="222222"/>
          <w:shd w:val="clear" w:color="auto" w:fill="FFFFFF"/>
          <w:lang w:val="en-US"/>
        </w:rPr>
        <w:t xml:space="preserve"> huge</w:t>
      </w:r>
      <w:r w:rsidRPr="002C787F">
        <w:rPr>
          <w:color w:val="222222"/>
          <w:shd w:val="clear" w:color="auto" w:fill="FFFFFF"/>
          <w:lang w:val="en-US"/>
        </w:rPr>
        <w:t xml:space="preserve"> amounts of tweets were downloaded using Twitter’s API. After download, th</w:t>
      </w:r>
      <w:r>
        <w:rPr>
          <w:color w:val="222222"/>
          <w:shd w:val="clear" w:color="auto" w:fill="FFFFFF"/>
          <w:lang w:val="en-US"/>
        </w:rPr>
        <w:t>e</w:t>
      </w:r>
      <w:r w:rsidRPr="002C787F">
        <w:rPr>
          <w:color w:val="222222"/>
          <w:shd w:val="clear" w:color="auto" w:fill="FFFFFF"/>
          <w:lang w:val="en-US"/>
        </w:rPr>
        <w:t>s</w:t>
      </w:r>
      <w:r>
        <w:rPr>
          <w:color w:val="222222"/>
          <w:shd w:val="clear" w:color="auto" w:fill="FFFFFF"/>
          <w:lang w:val="en-US"/>
        </w:rPr>
        <w:t>e</w:t>
      </w:r>
      <w:r w:rsidRPr="002C787F">
        <w:rPr>
          <w:color w:val="222222"/>
          <w:shd w:val="clear" w:color="auto" w:fill="FFFFFF"/>
          <w:lang w:val="en-US"/>
        </w:rPr>
        <w:t xml:space="preserve"> tweets </w:t>
      </w:r>
      <w:r>
        <w:rPr>
          <w:color w:val="222222"/>
          <w:shd w:val="clear" w:color="auto" w:fill="FFFFFF"/>
          <w:lang w:val="en-US"/>
        </w:rPr>
        <w:t xml:space="preserve">had to </w:t>
      </w:r>
      <w:r w:rsidRPr="002C787F">
        <w:rPr>
          <w:color w:val="222222"/>
          <w:shd w:val="clear" w:color="auto" w:fill="FFFFFF"/>
          <w:lang w:val="en-US"/>
        </w:rPr>
        <w:t>be</w:t>
      </w:r>
      <w:r>
        <w:rPr>
          <w:color w:val="222222"/>
          <w:shd w:val="clear" w:color="auto" w:fill="FFFFFF"/>
          <w:lang w:val="en-US"/>
        </w:rPr>
        <w:t xml:space="preserve"> cleaned</w:t>
      </w:r>
      <w:r w:rsidR="00FC7C4E">
        <w:rPr>
          <w:color w:val="222222"/>
          <w:shd w:val="clear" w:color="auto" w:fill="FFFFFF"/>
          <w:lang w:val="en-US"/>
        </w:rPr>
        <w:t xml:space="preserve"> </w:t>
      </w:r>
      <w:r w:rsidRPr="002C787F">
        <w:rPr>
          <w:color w:val="222222"/>
          <w:shd w:val="clear" w:color="auto" w:fill="FFFFFF"/>
          <w:lang w:val="en-US"/>
        </w:rPr>
        <w:t xml:space="preserve">to reduce </w:t>
      </w:r>
      <w:r>
        <w:rPr>
          <w:color w:val="222222"/>
          <w:shd w:val="clear" w:color="auto" w:fill="FFFFFF"/>
          <w:lang w:val="en-US"/>
        </w:rPr>
        <w:t>the</w:t>
      </w:r>
      <w:r w:rsidRPr="002C787F">
        <w:rPr>
          <w:color w:val="222222"/>
          <w:shd w:val="clear" w:color="auto" w:fill="FFFFFF"/>
          <w:lang w:val="en-US"/>
        </w:rPr>
        <w:t xml:space="preserve"> noise contained in </w:t>
      </w:r>
      <w:r>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Furthermore, natural language processing (NLP) techniques have been used, specifically noteworthy, a morphological analyzer (POS-tagger) has been trained in Spanish to extract class of words, which contain most of the meaning a tweet (verbs, nouns and adjectives). After tweet cleaning, a filter has been applied in order to balance the number of tweets in both classes (hate and non-hate</w:t>
      </w:r>
      <w:r w:rsidR="00FC7C4E">
        <w:rPr>
          <w:color w:val="222222"/>
          <w:shd w:val="clear" w:color="auto" w:fill="FFFFFF"/>
          <w:lang w:val="en-US"/>
        </w:rPr>
        <w:t>)</w:t>
      </w:r>
      <w:r>
        <w:rPr>
          <w:color w:val="222222"/>
          <w:shd w:val="clear" w:color="auto" w:fill="FFFFFF"/>
          <w:lang w:val="en-US"/>
        </w:rPr>
        <w:t>. As a result, the two class ratios changed from 1:1000 to</w:t>
      </w:r>
      <w:r w:rsidRPr="00B812E7">
        <w:rPr>
          <w:color w:val="222222"/>
          <w:shd w:val="clear" w:color="auto" w:fill="FFFFFF"/>
          <w:lang w:val="en-US"/>
        </w:rPr>
        <w:t xml:space="preserve"> 270:1000. </w:t>
      </w:r>
      <w:r>
        <w:rPr>
          <w:color w:val="222222"/>
          <w:shd w:val="clear" w:color="auto" w:fill="FFFFFF"/>
          <w:lang w:val="en-US"/>
        </w:rPr>
        <w:t xml:space="preserve">On that oversampled tweets set, supervised classification techniques belonging to the machine learning have been used in the problem. </w:t>
      </w:r>
      <w:r w:rsidRPr="006A7408">
        <w:rPr>
          <w:color w:val="222222"/>
          <w:shd w:val="clear" w:color="auto" w:fill="FFFFFF"/>
          <w:lang w:val="en-US"/>
        </w:rPr>
        <w:t>A deep neural ne</w:t>
      </w:r>
      <w:r>
        <w:rPr>
          <w:color w:val="222222"/>
          <w:shd w:val="clear" w:color="auto" w:fill="FFFFFF"/>
          <w:lang w:val="en-US"/>
        </w:rPr>
        <w:t>twork has been selected as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a</w:t>
      </w:r>
      <w:r w:rsidRPr="00DC6E84">
        <w:rPr>
          <w:color w:val="222222"/>
          <w:shd w:val="clear" w:color="auto" w:fill="FFFFFF"/>
          <w:lang w:val="en-US"/>
        </w:rPr>
        <w:t xml:space="preserve"> </w:t>
      </w:r>
      <w:r w:rsidR="00C64ABB">
        <w:rPr>
          <w:color w:val="222222"/>
          <w:shd w:val="clear" w:color="auto" w:fill="FFFFFF"/>
          <w:lang w:val="en-US"/>
        </w:rPr>
        <w:t>classifier has</w:t>
      </w:r>
      <w:r w:rsidRPr="00DC6E84">
        <w:rPr>
          <w:color w:val="222222"/>
          <w:shd w:val="clear" w:color="auto" w:fill="FFFFFF"/>
          <w:lang w:val="en-US"/>
        </w:rPr>
        <w:t xml:space="preserve"> been created</w:t>
      </w:r>
      <w:r w:rsidR="00C64ABB">
        <w:rPr>
          <w:color w:val="222222"/>
          <w:shd w:val="clear" w:color="auto" w:fill="FFFFFF"/>
          <w:lang w:val="en-US"/>
        </w:rPr>
        <w:t xml:space="preserve">, which is based in the </w:t>
      </w:r>
      <w:r w:rsidR="00807995">
        <w:rPr>
          <w:color w:val="222222"/>
          <w:shd w:val="clear" w:color="auto" w:fill="FFFFFF"/>
          <w:lang w:val="en-US"/>
        </w:rPr>
        <w:t xml:space="preserve">developed </w:t>
      </w:r>
      <w:r w:rsidR="00C64ABB">
        <w:rPr>
          <w:color w:val="222222"/>
          <w:shd w:val="clear" w:color="auto" w:fill="FFFFFF"/>
          <w:lang w:val="en-US"/>
        </w:rPr>
        <w:t>model,</w:t>
      </w:r>
      <w:r w:rsidRPr="00DC6E84">
        <w:rPr>
          <w:color w:val="222222"/>
          <w:shd w:val="clear" w:color="auto" w:fill="FFFFFF"/>
          <w:lang w:val="en-US"/>
        </w:rPr>
        <w:t xml:space="preserve"> that allow the user to detect on the fly</w:t>
      </w:r>
      <w:r>
        <w:rPr>
          <w:color w:val="222222"/>
          <w:shd w:val="clear" w:color="auto" w:fill="FFFFFF"/>
          <w:lang w:val="en-US"/>
        </w:rPr>
        <w:t xml:space="preserve"> the tweets that contain hate speech.</w:t>
      </w:r>
    </w:p>
    <w:p w14:paraId="70ED6F34" w14:textId="77777777" w:rsidR="007E7BC2" w:rsidRDefault="007E7BC2" w:rsidP="007E7BC2">
      <w:pPr>
        <w:jc w:val="left"/>
        <w:rPr>
          <w:color w:val="222222"/>
          <w:shd w:val="clear" w:color="auto" w:fill="FFFFFF"/>
          <w:lang w:val="en-US"/>
        </w:rPr>
      </w:pPr>
    </w:p>
    <w:p w14:paraId="5FD00571" w14:textId="77777777" w:rsidR="007E7BC2" w:rsidRDefault="007E7BC2" w:rsidP="007E7BC2">
      <w:pPr>
        <w:jc w:val="left"/>
        <w:rPr>
          <w:color w:val="222222"/>
          <w:shd w:val="clear" w:color="auto" w:fill="FFFFFF"/>
          <w:lang w:val="en-US"/>
        </w:rPr>
      </w:pPr>
    </w:p>
    <w:p w14:paraId="4A6D9B17" w14:textId="77777777" w:rsidR="007E7BC2" w:rsidRPr="002A588D" w:rsidRDefault="007E7BC2" w:rsidP="00EB5695">
      <w:pPr>
        <w:rPr>
          <w:i/>
          <w:color w:val="243F60"/>
          <w:lang w:val="en-US"/>
        </w:rPr>
      </w:pPr>
      <w:bookmarkStart w:id="131" w:name="_Toc485740812"/>
      <w:bookmarkStart w:id="132" w:name="_Toc485893807"/>
      <w:bookmarkStart w:id="133" w:name="_Toc485898160"/>
      <w:bookmarkStart w:id="134" w:name="_Toc485921483"/>
      <w:bookmarkStart w:id="135" w:name="_Toc485922072"/>
      <w:bookmarkStart w:id="136" w:name="_Toc485922784"/>
      <w:bookmarkStart w:id="137" w:name="_Toc485923243"/>
      <w:bookmarkStart w:id="138" w:name="_Toc485966890"/>
      <w:bookmarkStart w:id="139" w:name="_Toc485972109"/>
      <w:bookmarkStart w:id="140" w:name="_Toc485972193"/>
      <w:bookmarkStart w:id="141" w:name="_Toc485984635"/>
      <w:bookmarkStart w:id="142" w:name="_Toc486015899"/>
      <w:r w:rsidRPr="002A588D">
        <w:rPr>
          <w:rStyle w:val="Ttulo2Car"/>
          <w:i w:val="0"/>
          <w:sz w:val="40"/>
          <w:szCs w:val="40"/>
          <w:lang w:val="en-US"/>
        </w:rPr>
        <w:t>Keywords</w:t>
      </w:r>
      <w:bookmarkEnd w:id="131"/>
      <w:bookmarkEnd w:id="132"/>
      <w:bookmarkEnd w:id="133"/>
      <w:bookmarkEnd w:id="134"/>
      <w:bookmarkEnd w:id="135"/>
      <w:bookmarkEnd w:id="136"/>
      <w:bookmarkEnd w:id="137"/>
      <w:bookmarkEnd w:id="138"/>
      <w:bookmarkEnd w:id="139"/>
      <w:bookmarkEnd w:id="140"/>
      <w:bookmarkEnd w:id="141"/>
      <w:bookmarkEnd w:id="142"/>
    </w:p>
    <w:p w14:paraId="19D8C309" w14:textId="77777777" w:rsidR="00862E34" w:rsidRDefault="00FC7C4E" w:rsidP="007E7BC2">
      <w:pPr>
        <w:jc w:val="left"/>
        <w:rPr>
          <w:color w:val="000000"/>
          <w:lang w:val="en-US"/>
        </w:rPr>
      </w:pPr>
      <w:r>
        <w:rPr>
          <w:color w:val="000000"/>
          <w:lang w:val="en-US"/>
        </w:rPr>
        <w:t>D</w:t>
      </w:r>
      <w:r w:rsidR="007E7BC2" w:rsidRPr="00DC6E84">
        <w:rPr>
          <w:color w:val="000000"/>
          <w:lang w:val="en-US"/>
        </w:rPr>
        <w:t>iscrimination</w:t>
      </w:r>
      <w:r w:rsidR="007E7BC2">
        <w:rPr>
          <w:color w:val="000000"/>
          <w:lang w:val="en-US"/>
        </w:rPr>
        <w:t>, ethnic group,</w:t>
      </w:r>
      <w:r w:rsidR="007E7BC2" w:rsidRPr="00DC6E84">
        <w:rPr>
          <w:color w:val="000000"/>
          <w:lang w:val="en-US"/>
        </w:rPr>
        <w:t xml:space="preserve"> hate crime</w:t>
      </w:r>
      <w:r w:rsidR="007E7BC2">
        <w:rPr>
          <w:color w:val="000000"/>
          <w:lang w:val="en-US"/>
        </w:rPr>
        <w:t>,</w:t>
      </w:r>
      <w:r w:rsidR="007E7BC2" w:rsidRPr="00DC6E84">
        <w:rPr>
          <w:color w:val="000000"/>
          <w:lang w:val="en-US"/>
        </w:rPr>
        <w:t xml:space="preserve"> nationality</w:t>
      </w:r>
      <w:r w:rsidR="007E7BC2">
        <w:rPr>
          <w:color w:val="000000"/>
          <w:lang w:val="en-US"/>
        </w:rPr>
        <w:t>,</w:t>
      </w:r>
      <w:r w:rsidR="007E7BC2" w:rsidRPr="00DC6E84">
        <w:rPr>
          <w:color w:val="000000"/>
          <w:lang w:val="en-US"/>
        </w:rPr>
        <w:t xml:space="preserve"> neural </w:t>
      </w:r>
      <w:r w:rsidRPr="00DC6E84">
        <w:rPr>
          <w:color w:val="000000"/>
          <w:lang w:val="en-US"/>
        </w:rPr>
        <w:t>network</w:t>
      </w:r>
      <w:r>
        <w:rPr>
          <w:color w:val="000000"/>
          <w:lang w:val="en-US"/>
        </w:rPr>
        <w:t>s</w:t>
      </w:r>
      <w:r w:rsidRPr="00DC6E84">
        <w:rPr>
          <w:color w:val="000000"/>
          <w:lang w:val="en-US"/>
        </w:rPr>
        <w:t>, race</w:t>
      </w:r>
      <w:r w:rsidR="007E7BC2">
        <w:rPr>
          <w:color w:val="000000"/>
          <w:lang w:val="en-US"/>
        </w:rPr>
        <w:t>, r</w:t>
      </w:r>
      <w:r w:rsidR="007E7BC2" w:rsidRPr="00DC6E84">
        <w:rPr>
          <w:color w:val="000000"/>
          <w:lang w:val="en-US"/>
        </w:rPr>
        <w:t>eligion</w:t>
      </w:r>
      <w:r w:rsidR="007E7BC2">
        <w:rPr>
          <w:color w:val="000000"/>
          <w:lang w:val="en-US"/>
        </w:rPr>
        <w:t>,</w:t>
      </w:r>
      <w:r w:rsidR="007E7BC2" w:rsidRPr="00DC6E84">
        <w:rPr>
          <w:color w:val="000000"/>
          <w:lang w:val="en-US"/>
        </w:rPr>
        <w:t xml:space="preserve"> sexual orientation</w:t>
      </w:r>
      <w:r w:rsidR="007E7BC2">
        <w:rPr>
          <w:color w:val="000000"/>
          <w:lang w:val="en-US"/>
        </w:rPr>
        <w:t>,</w:t>
      </w:r>
      <w:r w:rsidR="007E7BC2" w:rsidRPr="00DC6E84">
        <w:rPr>
          <w:color w:val="000000"/>
          <w:lang w:val="en-US"/>
        </w:rPr>
        <w:t xml:space="preserve"> social </w:t>
      </w:r>
      <w:r w:rsidRPr="00DC6E84">
        <w:rPr>
          <w:color w:val="000000"/>
          <w:lang w:val="en-US"/>
        </w:rPr>
        <w:t>media</w:t>
      </w:r>
      <w:r>
        <w:rPr>
          <w:color w:val="000000"/>
          <w:lang w:val="en-US"/>
        </w:rPr>
        <w:t>, s</w:t>
      </w:r>
      <w:r w:rsidRPr="00DC6E84">
        <w:rPr>
          <w:color w:val="000000"/>
          <w:lang w:val="en-US"/>
        </w:rPr>
        <w:t>ocial</w:t>
      </w:r>
      <w:r w:rsidR="007E7BC2" w:rsidRPr="00DC6E84">
        <w:rPr>
          <w:color w:val="000000"/>
          <w:lang w:val="en-US"/>
        </w:rPr>
        <w:t xml:space="preserve"> networks, Twitter</w:t>
      </w:r>
      <w:r w:rsidR="007E7BC2">
        <w:rPr>
          <w:color w:val="000000"/>
          <w:lang w:val="en-US"/>
        </w:rPr>
        <w:t>,</w:t>
      </w:r>
      <w:r w:rsidR="007E7BC2" w:rsidRPr="00DC6E84">
        <w:rPr>
          <w:color w:val="000000"/>
          <w:lang w:val="en-US"/>
        </w:rPr>
        <w:t xml:space="preserve"> violence</w:t>
      </w:r>
    </w:p>
    <w:p w14:paraId="7B61F2E9" w14:textId="2BBEF009" w:rsidR="00E02203" w:rsidRDefault="007E7BC2" w:rsidP="007E7BC2">
      <w:pPr>
        <w:jc w:val="left"/>
        <w:rPr>
          <w:color w:val="000000"/>
          <w:lang w:val="en-US"/>
        </w:rPr>
        <w:sectPr w:rsidR="00E02203" w:rsidSect="007A221B">
          <w:headerReference w:type="default" r:id="rId12"/>
          <w:pgSz w:w="11906" w:h="16838"/>
          <w:pgMar w:top="1417" w:right="1701" w:bottom="1417" w:left="1701" w:header="708" w:footer="708" w:gutter="0"/>
          <w:pgNumType w:start="1"/>
          <w:cols w:space="708"/>
          <w:docGrid w:linePitch="360"/>
        </w:sectPr>
      </w:pPr>
      <w:r>
        <w:rPr>
          <w:color w:val="000000"/>
          <w:lang w:val="en-US"/>
        </w:rPr>
        <w:t>.</w:t>
      </w:r>
    </w:p>
    <w:p w14:paraId="69E38F6E" w14:textId="4E0A4766" w:rsidR="007E7BC2" w:rsidRPr="006A7408" w:rsidRDefault="007E7BC2" w:rsidP="007E7BC2">
      <w:pPr>
        <w:jc w:val="left"/>
        <w:rPr>
          <w:color w:val="222222"/>
          <w:shd w:val="clear" w:color="auto" w:fill="FFFFFF"/>
          <w:lang w:val="en-US"/>
        </w:rPr>
      </w:pPr>
    </w:p>
    <w:p w14:paraId="263C604D" w14:textId="77777777" w:rsidR="007E7BC2" w:rsidRPr="00146D91" w:rsidRDefault="007E7BC2" w:rsidP="007E7BC2">
      <w:pPr>
        <w:pStyle w:val="TtuloTDC"/>
        <w:jc w:val="center"/>
        <w:rPr>
          <w:rFonts w:ascii="Times New Roman" w:hAnsi="Times New Roman"/>
        </w:rPr>
      </w:pPr>
      <w:r w:rsidRPr="00146D91">
        <w:rPr>
          <w:rFonts w:ascii="Times New Roman" w:hAnsi="Times New Roman"/>
        </w:rPr>
        <w:t>ÍNDICE DE CONTENIDOS</w:t>
      </w:r>
    </w:p>
    <w:p w14:paraId="281D6998" w14:textId="4E42C5B2" w:rsidR="00ED4398" w:rsidRDefault="007E7BC2">
      <w:pPr>
        <w:pStyle w:val="TDC2"/>
        <w:rPr>
          <w:rFonts w:asciiTheme="minorHAnsi" w:eastAsiaTheme="minorEastAsia" w:hAnsiTheme="minorHAnsi" w:cstheme="minorBidi"/>
          <w:color w:val="auto"/>
          <w:sz w:val="22"/>
          <w:szCs w:val="22"/>
          <w:lang w:eastAsia="ja-JP"/>
        </w:rPr>
      </w:pPr>
      <w:r>
        <w:fldChar w:fldCharType="begin"/>
      </w:r>
      <w:r>
        <w:instrText xml:space="preserve"> TOC \o "1-3" \h \z \u </w:instrText>
      </w:r>
      <w:r>
        <w:fldChar w:fldCharType="separate"/>
      </w:r>
    </w:p>
    <w:p w14:paraId="0B68ACF6" w14:textId="027A40A4"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00" w:history="1">
        <w:r w:rsidR="00ED4398" w:rsidRPr="00103D0C">
          <w:rPr>
            <w:rStyle w:val="Hipervnculo"/>
            <w:noProof/>
          </w:rPr>
          <w:t>1 Introducción</w:t>
        </w:r>
        <w:r w:rsidR="00ED4398">
          <w:rPr>
            <w:noProof/>
            <w:webHidden/>
          </w:rPr>
          <w:tab/>
        </w:r>
        <w:r w:rsidR="00ED4398">
          <w:rPr>
            <w:noProof/>
            <w:webHidden/>
          </w:rPr>
          <w:fldChar w:fldCharType="begin"/>
        </w:r>
        <w:r w:rsidR="00ED4398">
          <w:rPr>
            <w:noProof/>
            <w:webHidden/>
          </w:rPr>
          <w:instrText xml:space="preserve"> PAGEREF _Toc486015900 \h </w:instrText>
        </w:r>
        <w:r w:rsidR="00ED4398">
          <w:rPr>
            <w:noProof/>
            <w:webHidden/>
          </w:rPr>
        </w:r>
        <w:r w:rsidR="00ED4398">
          <w:rPr>
            <w:noProof/>
            <w:webHidden/>
          </w:rPr>
          <w:fldChar w:fldCharType="separate"/>
        </w:r>
        <w:r w:rsidR="00325219">
          <w:rPr>
            <w:noProof/>
            <w:webHidden/>
          </w:rPr>
          <w:t>1</w:t>
        </w:r>
        <w:r w:rsidR="00ED4398">
          <w:rPr>
            <w:noProof/>
            <w:webHidden/>
          </w:rPr>
          <w:fldChar w:fldCharType="end"/>
        </w:r>
      </w:hyperlink>
    </w:p>
    <w:p w14:paraId="49C00A72" w14:textId="58336C50" w:rsidR="00ED4398" w:rsidRDefault="0040203D">
      <w:pPr>
        <w:pStyle w:val="TDC2"/>
        <w:rPr>
          <w:rFonts w:asciiTheme="minorHAnsi" w:eastAsiaTheme="minorEastAsia" w:hAnsiTheme="minorHAnsi" w:cstheme="minorBidi"/>
          <w:color w:val="auto"/>
          <w:sz w:val="22"/>
          <w:szCs w:val="22"/>
          <w:lang w:eastAsia="ja-JP"/>
        </w:rPr>
      </w:pPr>
      <w:hyperlink w:anchor="_Toc486015901" w:history="1">
        <w:r w:rsidR="00ED4398" w:rsidRPr="00103D0C">
          <w:rPr>
            <w:rStyle w:val="Hipervnculo"/>
          </w:rPr>
          <w:t>1.1 Estructura</w:t>
        </w:r>
        <w:r w:rsidR="00ED4398">
          <w:rPr>
            <w:webHidden/>
          </w:rPr>
          <w:tab/>
        </w:r>
        <w:r w:rsidR="00ED4398">
          <w:rPr>
            <w:webHidden/>
          </w:rPr>
          <w:fldChar w:fldCharType="begin"/>
        </w:r>
        <w:r w:rsidR="00ED4398">
          <w:rPr>
            <w:webHidden/>
          </w:rPr>
          <w:instrText xml:space="preserve"> PAGEREF _Toc486015901 \h </w:instrText>
        </w:r>
        <w:r w:rsidR="00ED4398">
          <w:rPr>
            <w:webHidden/>
          </w:rPr>
        </w:r>
        <w:r w:rsidR="00ED4398">
          <w:rPr>
            <w:webHidden/>
          </w:rPr>
          <w:fldChar w:fldCharType="separate"/>
        </w:r>
        <w:r w:rsidR="00325219">
          <w:rPr>
            <w:webHidden/>
          </w:rPr>
          <w:t>2</w:t>
        </w:r>
        <w:r w:rsidR="00ED4398">
          <w:rPr>
            <w:webHidden/>
          </w:rPr>
          <w:fldChar w:fldCharType="end"/>
        </w:r>
      </w:hyperlink>
    </w:p>
    <w:p w14:paraId="675D9047" w14:textId="6DCD1CD2" w:rsidR="00ED4398" w:rsidRDefault="0040203D">
      <w:pPr>
        <w:pStyle w:val="TDC2"/>
        <w:rPr>
          <w:rFonts w:asciiTheme="minorHAnsi" w:eastAsiaTheme="minorEastAsia" w:hAnsiTheme="minorHAnsi" w:cstheme="minorBidi"/>
          <w:color w:val="auto"/>
          <w:sz w:val="22"/>
          <w:szCs w:val="22"/>
          <w:lang w:eastAsia="ja-JP"/>
        </w:rPr>
      </w:pPr>
      <w:hyperlink w:anchor="_Toc486015902" w:history="1">
        <w:r w:rsidR="00ED4398" w:rsidRPr="00103D0C">
          <w:rPr>
            <w:rStyle w:val="Hipervnculo"/>
          </w:rPr>
          <w:t>1.2 Conceptos y problemas básicos</w:t>
        </w:r>
        <w:r w:rsidR="00ED4398">
          <w:rPr>
            <w:webHidden/>
          </w:rPr>
          <w:tab/>
        </w:r>
        <w:r w:rsidR="00ED4398">
          <w:rPr>
            <w:webHidden/>
          </w:rPr>
          <w:fldChar w:fldCharType="begin"/>
        </w:r>
        <w:r w:rsidR="00ED4398">
          <w:rPr>
            <w:webHidden/>
          </w:rPr>
          <w:instrText xml:space="preserve"> PAGEREF _Toc486015902 \h </w:instrText>
        </w:r>
        <w:r w:rsidR="00ED4398">
          <w:rPr>
            <w:webHidden/>
          </w:rPr>
        </w:r>
        <w:r w:rsidR="00ED4398">
          <w:rPr>
            <w:webHidden/>
          </w:rPr>
          <w:fldChar w:fldCharType="separate"/>
        </w:r>
        <w:r w:rsidR="00325219">
          <w:rPr>
            <w:webHidden/>
          </w:rPr>
          <w:t>3</w:t>
        </w:r>
        <w:r w:rsidR="00ED4398">
          <w:rPr>
            <w:webHidden/>
          </w:rPr>
          <w:fldChar w:fldCharType="end"/>
        </w:r>
      </w:hyperlink>
    </w:p>
    <w:p w14:paraId="0B74DDF8" w14:textId="19EE3D0C" w:rsidR="00ED4398" w:rsidRDefault="0040203D">
      <w:pPr>
        <w:pStyle w:val="TDC3"/>
        <w:rPr>
          <w:rFonts w:asciiTheme="minorHAnsi" w:eastAsiaTheme="minorEastAsia" w:hAnsiTheme="minorHAnsi" w:cstheme="minorBidi"/>
          <w:noProof/>
          <w:sz w:val="22"/>
          <w:szCs w:val="22"/>
          <w:lang w:eastAsia="ja-JP"/>
        </w:rPr>
      </w:pPr>
      <w:hyperlink w:anchor="_Toc486015903" w:history="1">
        <w:r w:rsidR="00ED4398" w:rsidRPr="00103D0C">
          <w:rPr>
            <w:rStyle w:val="Hipervnculo"/>
            <w:noProof/>
          </w:rPr>
          <w:t>1.2.1 El ciclo de atención a un tema y el vocabulario</w:t>
        </w:r>
        <w:r w:rsidR="00ED4398">
          <w:rPr>
            <w:noProof/>
            <w:webHidden/>
          </w:rPr>
          <w:tab/>
        </w:r>
        <w:r w:rsidR="00ED4398">
          <w:rPr>
            <w:noProof/>
            <w:webHidden/>
          </w:rPr>
          <w:fldChar w:fldCharType="begin"/>
        </w:r>
        <w:r w:rsidR="00ED4398">
          <w:rPr>
            <w:noProof/>
            <w:webHidden/>
          </w:rPr>
          <w:instrText xml:space="preserve"> PAGEREF _Toc486015903 \h </w:instrText>
        </w:r>
        <w:r w:rsidR="00ED4398">
          <w:rPr>
            <w:noProof/>
            <w:webHidden/>
          </w:rPr>
        </w:r>
        <w:r w:rsidR="00ED4398">
          <w:rPr>
            <w:noProof/>
            <w:webHidden/>
          </w:rPr>
          <w:fldChar w:fldCharType="separate"/>
        </w:r>
        <w:r w:rsidR="00325219">
          <w:rPr>
            <w:noProof/>
            <w:webHidden/>
          </w:rPr>
          <w:t>3</w:t>
        </w:r>
        <w:r w:rsidR="00ED4398">
          <w:rPr>
            <w:noProof/>
            <w:webHidden/>
          </w:rPr>
          <w:fldChar w:fldCharType="end"/>
        </w:r>
      </w:hyperlink>
    </w:p>
    <w:p w14:paraId="1D743555" w14:textId="57FA7012" w:rsidR="00ED4398" w:rsidRDefault="0040203D">
      <w:pPr>
        <w:pStyle w:val="TDC3"/>
        <w:rPr>
          <w:rFonts w:asciiTheme="minorHAnsi" w:eastAsiaTheme="minorEastAsia" w:hAnsiTheme="minorHAnsi" w:cstheme="minorBidi"/>
          <w:noProof/>
          <w:sz w:val="22"/>
          <w:szCs w:val="22"/>
          <w:lang w:eastAsia="ja-JP"/>
        </w:rPr>
      </w:pPr>
      <w:hyperlink w:anchor="_Toc486015904" w:history="1">
        <w:r w:rsidR="00ED4398" w:rsidRPr="00103D0C">
          <w:rPr>
            <w:rStyle w:val="Hipervnculo"/>
            <w:noProof/>
          </w:rPr>
          <w:t>1.2.2 Desequilibrio de clases, etiquetado y clasificación</w:t>
        </w:r>
        <w:r w:rsidR="00ED4398">
          <w:rPr>
            <w:noProof/>
            <w:webHidden/>
          </w:rPr>
          <w:tab/>
        </w:r>
        <w:r w:rsidR="00ED4398">
          <w:rPr>
            <w:noProof/>
            <w:webHidden/>
          </w:rPr>
          <w:fldChar w:fldCharType="begin"/>
        </w:r>
        <w:r w:rsidR="00ED4398">
          <w:rPr>
            <w:noProof/>
            <w:webHidden/>
          </w:rPr>
          <w:instrText xml:space="preserve"> PAGEREF _Toc486015904 \h </w:instrText>
        </w:r>
        <w:r w:rsidR="00ED4398">
          <w:rPr>
            <w:noProof/>
            <w:webHidden/>
          </w:rPr>
        </w:r>
        <w:r w:rsidR="00ED4398">
          <w:rPr>
            <w:noProof/>
            <w:webHidden/>
          </w:rPr>
          <w:fldChar w:fldCharType="separate"/>
        </w:r>
        <w:r w:rsidR="00325219">
          <w:rPr>
            <w:noProof/>
            <w:webHidden/>
          </w:rPr>
          <w:t>3</w:t>
        </w:r>
        <w:r w:rsidR="00ED4398">
          <w:rPr>
            <w:noProof/>
            <w:webHidden/>
          </w:rPr>
          <w:fldChar w:fldCharType="end"/>
        </w:r>
      </w:hyperlink>
    </w:p>
    <w:p w14:paraId="0E2EC73D" w14:textId="4606707B" w:rsidR="00ED4398" w:rsidRDefault="0040203D">
      <w:pPr>
        <w:pStyle w:val="TDC3"/>
        <w:rPr>
          <w:rFonts w:asciiTheme="minorHAnsi" w:eastAsiaTheme="minorEastAsia" w:hAnsiTheme="minorHAnsi" w:cstheme="minorBidi"/>
          <w:noProof/>
          <w:sz w:val="22"/>
          <w:szCs w:val="22"/>
          <w:lang w:eastAsia="ja-JP"/>
        </w:rPr>
      </w:pPr>
      <w:hyperlink w:anchor="_Toc486015905" w:history="1">
        <w:r w:rsidR="00ED4398" w:rsidRPr="00103D0C">
          <w:rPr>
            <w:rStyle w:val="Hipervnculo"/>
            <w:noProof/>
          </w:rPr>
          <w:t>1.2.3 Clasificación supervisada o no supervisada</w:t>
        </w:r>
        <w:r w:rsidR="00ED4398">
          <w:rPr>
            <w:noProof/>
            <w:webHidden/>
          </w:rPr>
          <w:tab/>
        </w:r>
        <w:r w:rsidR="00ED4398">
          <w:rPr>
            <w:noProof/>
            <w:webHidden/>
          </w:rPr>
          <w:fldChar w:fldCharType="begin"/>
        </w:r>
        <w:r w:rsidR="00ED4398">
          <w:rPr>
            <w:noProof/>
            <w:webHidden/>
          </w:rPr>
          <w:instrText xml:space="preserve"> PAGEREF _Toc486015905 \h </w:instrText>
        </w:r>
        <w:r w:rsidR="00ED4398">
          <w:rPr>
            <w:noProof/>
            <w:webHidden/>
          </w:rPr>
        </w:r>
        <w:r w:rsidR="00ED4398">
          <w:rPr>
            <w:noProof/>
            <w:webHidden/>
          </w:rPr>
          <w:fldChar w:fldCharType="separate"/>
        </w:r>
        <w:r w:rsidR="00325219">
          <w:rPr>
            <w:noProof/>
            <w:webHidden/>
          </w:rPr>
          <w:t>5</w:t>
        </w:r>
        <w:r w:rsidR="00ED4398">
          <w:rPr>
            <w:noProof/>
            <w:webHidden/>
          </w:rPr>
          <w:fldChar w:fldCharType="end"/>
        </w:r>
      </w:hyperlink>
    </w:p>
    <w:p w14:paraId="339E1BF8" w14:textId="6590027D" w:rsidR="00ED4398" w:rsidRDefault="0040203D">
      <w:pPr>
        <w:pStyle w:val="TDC3"/>
        <w:rPr>
          <w:rFonts w:asciiTheme="minorHAnsi" w:eastAsiaTheme="minorEastAsia" w:hAnsiTheme="minorHAnsi" w:cstheme="minorBidi"/>
          <w:noProof/>
          <w:sz w:val="22"/>
          <w:szCs w:val="22"/>
          <w:lang w:eastAsia="ja-JP"/>
        </w:rPr>
      </w:pPr>
      <w:hyperlink w:anchor="_Toc486015906" w:history="1">
        <w:r w:rsidR="00ED4398" w:rsidRPr="00103D0C">
          <w:rPr>
            <w:rStyle w:val="Hipervnculo"/>
            <w:noProof/>
          </w:rPr>
          <w:t>1.2.4 El Procesamiento del Lenguaje Natural en español</w:t>
        </w:r>
        <w:r w:rsidR="00ED4398">
          <w:rPr>
            <w:noProof/>
            <w:webHidden/>
          </w:rPr>
          <w:tab/>
        </w:r>
        <w:r w:rsidR="00ED4398">
          <w:rPr>
            <w:noProof/>
            <w:webHidden/>
          </w:rPr>
          <w:fldChar w:fldCharType="begin"/>
        </w:r>
        <w:r w:rsidR="00ED4398">
          <w:rPr>
            <w:noProof/>
            <w:webHidden/>
          </w:rPr>
          <w:instrText xml:space="preserve"> PAGEREF _Toc486015906 \h </w:instrText>
        </w:r>
        <w:r w:rsidR="00ED4398">
          <w:rPr>
            <w:noProof/>
            <w:webHidden/>
          </w:rPr>
        </w:r>
        <w:r w:rsidR="00ED4398">
          <w:rPr>
            <w:noProof/>
            <w:webHidden/>
          </w:rPr>
          <w:fldChar w:fldCharType="separate"/>
        </w:r>
        <w:r w:rsidR="00325219">
          <w:rPr>
            <w:noProof/>
            <w:webHidden/>
          </w:rPr>
          <w:t>6</w:t>
        </w:r>
        <w:r w:rsidR="00ED4398">
          <w:rPr>
            <w:noProof/>
            <w:webHidden/>
          </w:rPr>
          <w:fldChar w:fldCharType="end"/>
        </w:r>
      </w:hyperlink>
    </w:p>
    <w:p w14:paraId="53A3C465" w14:textId="35ABCD5E"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07" w:history="1">
        <w:r w:rsidR="00ED4398" w:rsidRPr="00103D0C">
          <w:rPr>
            <w:rStyle w:val="Hipervnculo"/>
            <w:noProof/>
          </w:rPr>
          <w:t>2 Estado del arte</w:t>
        </w:r>
        <w:r w:rsidR="00ED4398">
          <w:rPr>
            <w:noProof/>
            <w:webHidden/>
          </w:rPr>
          <w:tab/>
        </w:r>
        <w:r w:rsidR="00ED4398">
          <w:rPr>
            <w:noProof/>
            <w:webHidden/>
          </w:rPr>
          <w:fldChar w:fldCharType="begin"/>
        </w:r>
        <w:r w:rsidR="00ED4398">
          <w:rPr>
            <w:noProof/>
            <w:webHidden/>
          </w:rPr>
          <w:instrText xml:space="preserve"> PAGEREF _Toc486015907 \h </w:instrText>
        </w:r>
        <w:r w:rsidR="00ED4398">
          <w:rPr>
            <w:noProof/>
            <w:webHidden/>
          </w:rPr>
        </w:r>
        <w:r w:rsidR="00ED4398">
          <w:rPr>
            <w:noProof/>
            <w:webHidden/>
          </w:rPr>
          <w:fldChar w:fldCharType="separate"/>
        </w:r>
        <w:r w:rsidR="00325219">
          <w:rPr>
            <w:noProof/>
            <w:webHidden/>
          </w:rPr>
          <w:t>7</w:t>
        </w:r>
        <w:r w:rsidR="00ED4398">
          <w:rPr>
            <w:noProof/>
            <w:webHidden/>
          </w:rPr>
          <w:fldChar w:fldCharType="end"/>
        </w:r>
      </w:hyperlink>
    </w:p>
    <w:p w14:paraId="4CB24596" w14:textId="5E905C27" w:rsidR="00ED4398" w:rsidRDefault="0040203D">
      <w:pPr>
        <w:pStyle w:val="TDC2"/>
        <w:rPr>
          <w:rFonts w:asciiTheme="minorHAnsi" w:eastAsiaTheme="minorEastAsia" w:hAnsiTheme="minorHAnsi" w:cstheme="minorBidi"/>
          <w:color w:val="auto"/>
          <w:sz w:val="22"/>
          <w:szCs w:val="22"/>
          <w:lang w:eastAsia="ja-JP"/>
        </w:rPr>
      </w:pPr>
      <w:hyperlink w:anchor="_Toc486015908" w:history="1">
        <w:r w:rsidR="00ED4398" w:rsidRPr="00103D0C">
          <w:rPr>
            <w:rStyle w:val="Hipervnculo"/>
          </w:rPr>
          <w:t>2.1 Detección de lenguaje de odio</w:t>
        </w:r>
        <w:r w:rsidR="00ED4398">
          <w:rPr>
            <w:webHidden/>
          </w:rPr>
          <w:tab/>
        </w:r>
        <w:r w:rsidR="00ED4398">
          <w:rPr>
            <w:webHidden/>
          </w:rPr>
          <w:fldChar w:fldCharType="begin"/>
        </w:r>
        <w:r w:rsidR="00ED4398">
          <w:rPr>
            <w:webHidden/>
          </w:rPr>
          <w:instrText xml:space="preserve"> PAGEREF _Toc486015908 \h </w:instrText>
        </w:r>
        <w:r w:rsidR="00ED4398">
          <w:rPr>
            <w:webHidden/>
          </w:rPr>
        </w:r>
        <w:r w:rsidR="00ED4398">
          <w:rPr>
            <w:webHidden/>
          </w:rPr>
          <w:fldChar w:fldCharType="separate"/>
        </w:r>
        <w:r w:rsidR="00325219">
          <w:rPr>
            <w:webHidden/>
          </w:rPr>
          <w:t>7</w:t>
        </w:r>
        <w:r w:rsidR="00ED4398">
          <w:rPr>
            <w:webHidden/>
          </w:rPr>
          <w:fldChar w:fldCharType="end"/>
        </w:r>
      </w:hyperlink>
    </w:p>
    <w:p w14:paraId="6E245EBC" w14:textId="30D26A04" w:rsidR="00ED4398" w:rsidRDefault="0040203D">
      <w:pPr>
        <w:pStyle w:val="TDC2"/>
        <w:rPr>
          <w:rFonts w:asciiTheme="minorHAnsi" w:eastAsiaTheme="minorEastAsia" w:hAnsiTheme="minorHAnsi" w:cstheme="minorBidi"/>
          <w:color w:val="auto"/>
          <w:sz w:val="22"/>
          <w:szCs w:val="22"/>
          <w:lang w:eastAsia="ja-JP"/>
        </w:rPr>
      </w:pPr>
      <w:hyperlink w:anchor="_Toc486015909" w:history="1">
        <w:r w:rsidR="00ED4398" w:rsidRPr="00103D0C">
          <w:rPr>
            <w:rStyle w:val="Hipervnculo"/>
          </w:rPr>
          <w:t>2.2 Selección de instancias</w:t>
        </w:r>
        <w:r w:rsidR="00ED4398">
          <w:rPr>
            <w:webHidden/>
          </w:rPr>
          <w:tab/>
        </w:r>
        <w:r w:rsidR="00ED4398">
          <w:rPr>
            <w:webHidden/>
          </w:rPr>
          <w:fldChar w:fldCharType="begin"/>
        </w:r>
        <w:r w:rsidR="00ED4398">
          <w:rPr>
            <w:webHidden/>
          </w:rPr>
          <w:instrText xml:space="preserve"> PAGEREF _Toc486015909 \h </w:instrText>
        </w:r>
        <w:r w:rsidR="00ED4398">
          <w:rPr>
            <w:webHidden/>
          </w:rPr>
        </w:r>
        <w:r w:rsidR="00ED4398">
          <w:rPr>
            <w:webHidden/>
          </w:rPr>
          <w:fldChar w:fldCharType="separate"/>
        </w:r>
        <w:r w:rsidR="00325219">
          <w:rPr>
            <w:webHidden/>
          </w:rPr>
          <w:t>7</w:t>
        </w:r>
        <w:r w:rsidR="00ED4398">
          <w:rPr>
            <w:webHidden/>
          </w:rPr>
          <w:fldChar w:fldCharType="end"/>
        </w:r>
      </w:hyperlink>
    </w:p>
    <w:p w14:paraId="04534AEF" w14:textId="31F14B01" w:rsidR="00ED4398" w:rsidRDefault="0040203D">
      <w:pPr>
        <w:pStyle w:val="TDC2"/>
        <w:rPr>
          <w:rFonts w:asciiTheme="minorHAnsi" w:eastAsiaTheme="minorEastAsia" w:hAnsiTheme="minorHAnsi" w:cstheme="minorBidi"/>
          <w:color w:val="auto"/>
          <w:sz w:val="22"/>
          <w:szCs w:val="22"/>
          <w:lang w:eastAsia="ja-JP"/>
        </w:rPr>
      </w:pPr>
      <w:hyperlink w:anchor="_Toc486015910" w:history="1">
        <w:r w:rsidR="00ED4398" w:rsidRPr="00103D0C">
          <w:rPr>
            <w:rStyle w:val="Hipervnculo"/>
          </w:rPr>
          <w:t>2.3 Clases con probabilidades a priori no equilibradas</w:t>
        </w:r>
        <w:r w:rsidR="00ED4398">
          <w:rPr>
            <w:webHidden/>
          </w:rPr>
          <w:tab/>
        </w:r>
        <w:r w:rsidR="00ED4398">
          <w:rPr>
            <w:webHidden/>
          </w:rPr>
          <w:fldChar w:fldCharType="begin"/>
        </w:r>
        <w:r w:rsidR="00ED4398">
          <w:rPr>
            <w:webHidden/>
          </w:rPr>
          <w:instrText xml:space="preserve"> PAGEREF _Toc486015910 \h </w:instrText>
        </w:r>
        <w:r w:rsidR="00ED4398">
          <w:rPr>
            <w:webHidden/>
          </w:rPr>
        </w:r>
        <w:r w:rsidR="00ED4398">
          <w:rPr>
            <w:webHidden/>
          </w:rPr>
          <w:fldChar w:fldCharType="separate"/>
        </w:r>
        <w:r w:rsidR="00325219">
          <w:rPr>
            <w:webHidden/>
          </w:rPr>
          <w:t>9</w:t>
        </w:r>
        <w:r w:rsidR="00ED4398">
          <w:rPr>
            <w:webHidden/>
          </w:rPr>
          <w:fldChar w:fldCharType="end"/>
        </w:r>
      </w:hyperlink>
    </w:p>
    <w:p w14:paraId="0A6E7763" w14:textId="2C1685C6" w:rsidR="00ED4398" w:rsidRDefault="0040203D">
      <w:pPr>
        <w:pStyle w:val="TDC2"/>
        <w:rPr>
          <w:rFonts w:asciiTheme="minorHAnsi" w:eastAsiaTheme="minorEastAsia" w:hAnsiTheme="minorHAnsi" w:cstheme="minorBidi"/>
          <w:color w:val="auto"/>
          <w:sz w:val="22"/>
          <w:szCs w:val="22"/>
          <w:lang w:eastAsia="ja-JP"/>
        </w:rPr>
      </w:pPr>
      <w:hyperlink w:anchor="_Toc486015911" w:history="1">
        <w:r w:rsidR="00ED4398" w:rsidRPr="00103D0C">
          <w:rPr>
            <w:rStyle w:val="Hipervnculo"/>
          </w:rPr>
          <w:t>2.4 Etiquetado de instancias</w:t>
        </w:r>
        <w:r w:rsidR="00ED4398">
          <w:rPr>
            <w:webHidden/>
          </w:rPr>
          <w:tab/>
        </w:r>
        <w:r w:rsidR="00ED4398">
          <w:rPr>
            <w:webHidden/>
          </w:rPr>
          <w:fldChar w:fldCharType="begin"/>
        </w:r>
        <w:r w:rsidR="00ED4398">
          <w:rPr>
            <w:webHidden/>
          </w:rPr>
          <w:instrText xml:space="preserve"> PAGEREF _Toc486015911 \h </w:instrText>
        </w:r>
        <w:r w:rsidR="00ED4398">
          <w:rPr>
            <w:webHidden/>
          </w:rPr>
        </w:r>
        <w:r w:rsidR="00ED4398">
          <w:rPr>
            <w:webHidden/>
          </w:rPr>
          <w:fldChar w:fldCharType="separate"/>
        </w:r>
        <w:r w:rsidR="00325219">
          <w:rPr>
            <w:webHidden/>
          </w:rPr>
          <w:t>9</w:t>
        </w:r>
        <w:r w:rsidR="00ED4398">
          <w:rPr>
            <w:webHidden/>
          </w:rPr>
          <w:fldChar w:fldCharType="end"/>
        </w:r>
      </w:hyperlink>
    </w:p>
    <w:p w14:paraId="4AE6CC28" w14:textId="3D4F0DE2" w:rsidR="00ED4398" w:rsidRDefault="0040203D">
      <w:pPr>
        <w:pStyle w:val="TDC2"/>
        <w:rPr>
          <w:rFonts w:asciiTheme="minorHAnsi" w:eastAsiaTheme="minorEastAsia" w:hAnsiTheme="minorHAnsi" w:cstheme="minorBidi"/>
          <w:color w:val="auto"/>
          <w:sz w:val="22"/>
          <w:szCs w:val="22"/>
          <w:lang w:eastAsia="ja-JP"/>
        </w:rPr>
      </w:pPr>
      <w:hyperlink w:anchor="_Toc486015912" w:history="1">
        <w:r w:rsidR="00ED4398" w:rsidRPr="00103D0C">
          <w:rPr>
            <w:rStyle w:val="Hipervnculo"/>
          </w:rPr>
          <w:t>2.5 Selección de atributos</w:t>
        </w:r>
        <w:r w:rsidR="00ED4398">
          <w:rPr>
            <w:webHidden/>
          </w:rPr>
          <w:tab/>
        </w:r>
        <w:r w:rsidR="00ED4398">
          <w:rPr>
            <w:webHidden/>
          </w:rPr>
          <w:fldChar w:fldCharType="begin"/>
        </w:r>
        <w:r w:rsidR="00ED4398">
          <w:rPr>
            <w:webHidden/>
          </w:rPr>
          <w:instrText xml:space="preserve"> PAGEREF _Toc486015912 \h </w:instrText>
        </w:r>
        <w:r w:rsidR="00ED4398">
          <w:rPr>
            <w:webHidden/>
          </w:rPr>
        </w:r>
        <w:r w:rsidR="00ED4398">
          <w:rPr>
            <w:webHidden/>
          </w:rPr>
          <w:fldChar w:fldCharType="separate"/>
        </w:r>
        <w:r w:rsidR="00325219">
          <w:rPr>
            <w:webHidden/>
          </w:rPr>
          <w:t>10</w:t>
        </w:r>
        <w:r w:rsidR="00ED4398">
          <w:rPr>
            <w:webHidden/>
          </w:rPr>
          <w:fldChar w:fldCharType="end"/>
        </w:r>
      </w:hyperlink>
    </w:p>
    <w:p w14:paraId="13330768" w14:textId="1D371CA3" w:rsidR="00ED4398" w:rsidRDefault="0040203D">
      <w:pPr>
        <w:pStyle w:val="TDC2"/>
        <w:rPr>
          <w:rFonts w:asciiTheme="minorHAnsi" w:eastAsiaTheme="minorEastAsia" w:hAnsiTheme="minorHAnsi" w:cstheme="minorBidi"/>
          <w:color w:val="auto"/>
          <w:sz w:val="22"/>
          <w:szCs w:val="22"/>
          <w:lang w:eastAsia="ja-JP"/>
        </w:rPr>
      </w:pPr>
      <w:hyperlink w:anchor="_Toc486015913" w:history="1">
        <w:r w:rsidR="00ED4398" w:rsidRPr="00103D0C">
          <w:rPr>
            <w:rStyle w:val="Hipervnculo"/>
          </w:rPr>
          <w:t>2.6 Lematización</w:t>
        </w:r>
        <w:r w:rsidR="00ED4398">
          <w:rPr>
            <w:webHidden/>
          </w:rPr>
          <w:tab/>
        </w:r>
        <w:r w:rsidR="00ED4398">
          <w:rPr>
            <w:webHidden/>
          </w:rPr>
          <w:fldChar w:fldCharType="begin"/>
        </w:r>
        <w:r w:rsidR="00ED4398">
          <w:rPr>
            <w:webHidden/>
          </w:rPr>
          <w:instrText xml:space="preserve"> PAGEREF _Toc486015913 \h </w:instrText>
        </w:r>
        <w:r w:rsidR="00ED4398">
          <w:rPr>
            <w:webHidden/>
          </w:rPr>
        </w:r>
        <w:r w:rsidR="00ED4398">
          <w:rPr>
            <w:webHidden/>
          </w:rPr>
          <w:fldChar w:fldCharType="separate"/>
        </w:r>
        <w:r w:rsidR="00325219">
          <w:rPr>
            <w:webHidden/>
          </w:rPr>
          <w:t>10</w:t>
        </w:r>
        <w:r w:rsidR="00ED4398">
          <w:rPr>
            <w:webHidden/>
          </w:rPr>
          <w:fldChar w:fldCharType="end"/>
        </w:r>
      </w:hyperlink>
    </w:p>
    <w:p w14:paraId="27AFD156" w14:textId="0328FC5E" w:rsidR="00ED4398" w:rsidRDefault="0040203D">
      <w:pPr>
        <w:pStyle w:val="TDC2"/>
        <w:rPr>
          <w:rFonts w:asciiTheme="minorHAnsi" w:eastAsiaTheme="minorEastAsia" w:hAnsiTheme="minorHAnsi" w:cstheme="minorBidi"/>
          <w:color w:val="auto"/>
          <w:sz w:val="22"/>
          <w:szCs w:val="22"/>
          <w:lang w:eastAsia="ja-JP"/>
        </w:rPr>
      </w:pPr>
      <w:hyperlink w:anchor="_Toc486015914" w:history="1">
        <w:r w:rsidR="00ED4398" w:rsidRPr="00103D0C">
          <w:rPr>
            <w:rStyle w:val="Hipervnculo"/>
          </w:rPr>
          <w:t>2.7 Clasificadores y costes</w:t>
        </w:r>
        <w:r w:rsidR="00ED4398">
          <w:rPr>
            <w:webHidden/>
          </w:rPr>
          <w:tab/>
        </w:r>
        <w:r w:rsidR="00ED4398">
          <w:rPr>
            <w:webHidden/>
          </w:rPr>
          <w:fldChar w:fldCharType="begin"/>
        </w:r>
        <w:r w:rsidR="00ED4398">
          <w:rPr>
            <w:webHidden/>
          </w:rPr>
          <w:instrText xml:space="preserve"> PAGEREF _Toc486015914 \h </w:instrText>
        </w:r>
        <w:r w:rsidR="00ED4398">
          <w:rPr>
            <w:webHidden/>
          </w:rPr>
        </w:r>
        <w:r w:rsidR="00ED4398">
          <w:rPr>
            <w:webHidden/>
          </w:rPr>
          <w:fldChar w:fldCharType="separate"/>
        </w:r>
        <w:r w:rsidR="00325219">
          <w:rPr>
            <w:webHidden/>
          </w:rPr>
          <w:t>11</w:t>
        </w:r>
        <w:r w:rsidR="00ED4398">
          <w:rPr>
            <w:webHidden/>
          </w:rPr>
          <w:fldChar w:fldCharType="end"/>
        </w:r>
      </w:hyperlink>
    </w:p>
    <w:p w14:paraId="1EFE9EB2" w14:textId="2DC4BA40" w:rsidR="00ED4398" w:rsidRDefault="0040203D">
      <w:pPr>
        <w:pStyle w:val="TDC2"/>
        <w:rPr>
          <w:rFonts w:asciiTheme="minorHAnsi" w:eastAsiaTheme="minorEastAsia" w:hAnsiTheme="minorHAnsi" w:cstheme="minorBidi"/>
          <w:color w:val="auto"/>
          <w:sz w:val="22"/>
          <w:szCs w:val="22"/>
          <w:lang w:eastAsia="ja-JP"/>
        </w:rPr>
      </w:pPr>
      <w:hyperlink w:anchor="_Toc486015915" w:history="1">
        <w:r w:rsidR="00ED4398" w:rsidRPr="00103D0C">
          <w:rPr>
            <w:rStyle w:val="Hipervnculo"/>
          </w:rPr>
          <w:t>2.8 Herramientas informáticas disponibles</w:t>
        </w:r>
        <w:r w:rsidR="00ED4398">
          <w:rPr>
            <w:webHidden/>
          </w:rPr>
          <w:tab/>
        </w:r>
        <w:r w:rsidR="00ED4398">
          <w:rPr>
            <w:webHidden/>
          </w:rPr>
          <w:fldChar w:fldCharType="begin"/>
        </w:r>
        <w:r w:rsidR="00ED4398">
          <w:rPr>
            <w:webHidden/>
          </w:rPr>
          <w:instrText xml:space="preserve"> PAGEREF _Toc486015915 \h </w:instrText>
        </w:r>
        <w:r w:rsidR="00ED4398">
          <w:rPr>
            <w:webHidden/>
          </w:rPr>
        </w:r>
        <w:r w:rsidR="00ED4398">
          <w:rPr>
            <w:webHidden/>
          </w:rPr>
          <w:fldChar w:fldCharType="separate"/>
        </w:r>
        <w:r w:rsidR="00325219">
          <w:rPr>
            <w:webHidden/>
          </w:rPr>
          <w:t>12</w:t>
        </w:r>
        <w:r w:rsidR="00ED4398">
          <w:rPr>
            <w:webHidden/>
          </w:rPr>
          <w:fldChar w:fldCharType="end"/>
        </w:r>
      </w:hyperlink>
    </w:p>
    <w:p w14:paraId="291ACCF6" w14:textId="3863CAEF" w:rsidR="00ED4398" w:rsidRDefault="0040203D">
      <w:pPr>
        <w:pStyle w:val="TDC3"/>
        <w:rPr>
          <w:rFonts w:asciiTheme="minorHAnsi" w:eastAsiaTheme="minorEastAsia" w:hAnsiTheme="minorHAnsi" w:cstheme="minorBidi"/>
          <w:noProof/>
          <w:sz w:val="22"/>
          <w:szCs w:val="22"/>
          <w:lang w:eastAsia="ja-JP"/>
        </w:rPr>
      </w:pPr>
      <w:hyperlink w:anchor="_Toc486015916" w:history="1">
        <w:r w:rsidR="00ED4398" w:rsidRPr="00103D0C">
          <w:rPr>
            <w:rStyle w:val="Hipervnculo"/>
            <w:noProof/>
          </w:rPr>
          <w:t>2.8.1 Plataformas de código abierto</w:t>
        </w:r>
        <w:r w:rsidR="00ED4398">
          <w:rPr>
            <w:noProof/>
            <w:webHidden/>
          </w:rPr>
          <w:tab/>
        </w:r>
        <w:r w:rsidR="00ED4398">
          <w:rPr>
            <w:noProof/>
            <w:webHidden/>
          </w:rPr>
          <w:fldChar w:fldCharType="begin"/>
        </w:r>
        <w:r w:rsidR="00ED4398">
          <w:rPr>
            <w:noProof/>
            <w:webHidden/>
          </w:rPr>
          <w:instrText xml:space="preserve"> PAGEREF _Toc486015916 \h </w:instrText>
        </w:r>
        <w:r w:rsidR="00ED4398">
          <w:rPr>
            <w:noProof/>
            <w:webHidden/>
          </w:rPr>
        </w:r>
        <w:r w:rsidR="00ED4398">
          <w:rPr>
            <w:noProof/>
            <w:webHidden/>
          </w:rPr>
          <w:fldChar w:fldCharType="separate"/>
        </w:r>
        <w:r w:rsidR="00325219">
          <w:rPr>
            <w:noProof/>
            <w:webHidden/>
          </w:rPr>
          <w:t>12</w:t>
        </w:r>
        <w:r w:rsidR="00ED4398">
          <w:rPr>
            <w:noProof/>
            <w:webHidden/>
          </w:rPr>
          <w:fldChar w:fldCharType="end"/>
        </w:r>
      </w:hyperlink>
    </w:p>
    <w:p w14:paraId="0435B8FC" w14:textId="5EB699FA" w:rsidR="00ED4398" w:rsidRDefault="0040203D">
      <w:pPr>
        <w:pStyle w:val="TDC3"/>
        <w:rPr>
          <w:rFonts w:asciiTheme="minorHAnsi" w:eastAsiaTheme="minorEastAsia" w:hAnsiTheme="minorHAnsi" w:cstheme="minorBidi"/>
          <w:noProof/>
          <w:sz w:val="22"/>
          <w:szCs w:val="22"/>
          <w:lang w:eastAsia="ja-JP"/>
        </w:rPr>
      </w:pPr>
      <w:hyperlink w:anchor="_Toc486015917" w:history="1">
        <w:r w:rsidR="00ED4398" w:rsidRPr="00103D0C">
          <w:rPr>
            <w:rStyle w:val="Hipervnculo"/>
            <w:noProof/>
          </w:rPr>
          <w:t>2.8.2 Plataformas comerciales</w:t>
        </w:r>
        <w:r w:rsidR="00ED4398">
          <w:rPr>
            <w:noProof/>
            <w:webHidden/>
          </w:rPr>
          <w:tab/>
        </w:r>
        <w:r w:rsidR="00ED4398">
          <w:rPr>
            <w:noProof/>
            <w:webHidden/>
          </w:rPr>
          <w:fldChar w:fldCharType="begin"/>
        </w:r>
        <w:r w:rsidR="00ED4398">
          <w:rPr>
            <w:noProof/>
            <w:webHidden/>
          </w:rPr>
          <w:instrText xml:space="preserve"> PAGEREF _Toc486015917 \h </w:instrText>
        </w:r>
        <w:r w:rsidR="00ED4398">
          <w:rPr>
            <w:noProof/>
            <w:webHidden/>
          </w:rPr>
        </w:r>
        <w:r w:rsidR="00ED4398">
          <w:rPr>
            <w:noProof/>
            <w:webHidden/>
          </w:rPr>
          <w:fldChar w:fldCharType="separate"/>
        </w:r>
        <w:r w:rsidR="00325219">
          <w:rPr>
            <w:noProof/>
            <w:webHidden/>
          </w:rPr>
          <w:t>13</w:t>
        </w:r>
        <w:r w:rsidR="00ED4398">
          <w:rPr>
            <w:noProof/>
            <w:webHidden/>
          </w:rPr>
          <w:fldChar w:fldCharType="end"/>
        </w:r>
      </w:hyperlink>
    </w:p>
    <w:p w14:paraId="1C065731" w14:textId="4C51E002"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18" w:history="1">
        <w:r w:rsidR="00ED4398" w:rsidRPr="00103D0C">
          <w:rPr>
            <w:rStyle w:val="Hipervnculo"/>
            <w:noProof/>
          </w:rPr>
          <w:t>3 Diseño</w:t>
        </w:r>
        <w:r w:rsidR="00ED4398">
          <w:rPr>
            <w:noProof/>
            <w:webHidden/>
          </w:rPr>
          <w:tab/>
        </w:r>
        <w:r w:rsidR="00ED4398">
          <w:rPr>
            <w:noProof/>
            <w:webHidden/>
          </w:rPr>
          <w:fldChar w:fldCharType="begin"/>
        </w:r>
        <w:r w:rsidR="00ED4398">
          <w:rPr>
            <w:noProof/>
            <w:webHidden/>
          </w:rPr>
          <w:instrText xml:space="preserve"> PAGEREF _Toc486015918 \h </w:instrText>
        </w:r>
        <w:r w:rsidR="00ED4398">
          <w:rPr>
            <w:noProof/>
            <w:webHidden/>
          </w:rPr>
        </w:r>
        <w:r w:rsidR="00ED4398">
          <w:rPr>
            <w:noProof/>
            <w:webHidden/>
          </w:rPr>
          <w:fldChar w:fldCharType="separate"/>
        </w:r>
        <w:r w:rsidR="00325219">
          <w:rPr>
            <w:noProof/>
            <w:webHidden/>
          </w:rPr>
          <w:t>15</w:t>
        </w:r>
        <w:r w:rsidR="00ED4398">
          <w:rPr>
            <w:noProof/>
            <w:webHidden/>
          </w:rPr>
          <w:fldChar w:fldCharType="end"/>
        </w:r>
      </w:hyperlink>
    </w:p>
    <w:p w14:paraId="3A4BBCC1" w14:textId="61B4B4A8" w:rsidR="00ED4398" w:rsidRDefault="0040203D">
      <w:pPr>
        <w:pStyle w:val="TDC2"/>
        <w:rPr>
          <w:rFonts w:asciiTheme="minorHAnsi" w:eastAsiaTheme="minorEastAsia" w:hAnsiTheme="minorHAnsi" w:cstheme="minorBidi"/>
          <w:color w:val="auto"/>
          <w:sz w:val="22"/>
          <w:szCs w:val="22"/>
          <w:lang w:eastAsia="ja-JP"/>
        </w:rPr>
      </w:pPr>
      <w:hyperlink w:anchor="_Toc486015919" w:history="1">
        <w:r w:rsidR="00ED4398" w:rsidRPr="00103D0C">
          <w:rPr>
            <w:rStyle w:val="Hipervnculo"/>
          </w:rPr>
          <w:t>3.1 Parte I</w:t>
        </w:r>
        <w:r w:rsidR="00ED4398">
          <w:rPr>
            <w:webHidden/>
          </w:rPr>
          <w:tab/>
        </w:r>
        <w:r w:rsidR="00ED4398">
          <w:rPr>
            <w:webHidden/>
          </w:rPr>
          <w:fldChar w:fldCharType="begin"/>
        </w:r>
        <w:r w:rsidR="00ED4398">
          <w:rPr>
            <w:webHidden/>
          </w:rPr>
          <w:instrText xml:space="preserve"> PAGEREF _Toc486015919 \h </w:instrText>
        </w:r>
        <w:r w:rsidR="00ED4398">
          <w:rPr>
            <w:webHidden/>
          </w:rPr>
        </w:r>
        <w:r w:rsidR="00ED4398">
          <w:rPr>
            <w:webHidden/>
          </w:rPr>
          <w:fldChar w:fldCharType="separate"/>
        </w:r>
        <w:r w:rsidR="00325219">
          <w:rPr>
            <w:webHidden/>
          </w:rPr>
          <w:t>15</w:t>
        </w:r>
        <w:r w:rsidR="00ED4398">
          <w:rPr>
            <w:webHidden/>
          </w:rPr>
          <w:fldChar w:fldCharType="end"/>
        </w:r>
      </w:hyperlink>
    </w:p>
    <w:p w14:paraId="06951CAC" w14:textId="0A2EAD19" w:rsidR="00ED4398" w:rsidRDefault="0040203D">
      <w:pPr>
        <w:pStyle w:val="TDC3"/>
        <w:rPr>
          <w:rFonts w:asciiTheme="minorHAnsi" w:eastAsiaTheme="minorEastAsia" w:hAnsiTheme="minorHAnsi" w:cstheme="minorBidi"/>
          <w:noProof/>
          <w:sz w:val="22"/>
          <w:szCs w:val="22"/>
          <w:lang w:eastAsia="ja-JP"/>
        </w:rPr>
      </w:pPr>
      <w:hyperlink w:anchor="_Toc486015920" w:history="1">
        <w:r w:rsidR="00ED4398" w:rsidRPr="00103D0C">
          <w:rPr>
            <w:rStyle w:val="Hipervnculo"/>
            <w:noProof/>
          </w:rPr>
          <w:t>3.1.1 Obtención de tuits</w:t>
        </w:r>
        <w:r w:rsidR="00ED4398">
          <w:rPr>
            <w:noProof/>
            <w:webHidden/>
          </w:rPr>
          <w:tab/>
        </w:r>
        <w:r w:rsidR="00ED4398">
          <w:rPr>
            <w:noProof/>
            <w:webHidden/>
          </w:rPr>
          <w:fldChar w:fldCharType="begin"/>
        </w:r>
        <w:r w:rsidR="00ED4398">
          <w:rPr>
            <w:noProof/>
            <w:webHidden/>
          </w:rPr>
          <w:instrText xml:space="preserve"> PAGEREF _Toc486015920 \h </w:instrText>
        </w:r>
        <w:r w:rsidR="00ED4398">
          <w:rPr>
            <w:noProof/>
            <w:webHidden/>
          </w:rPr>
        </w:r>
        <w:r w:rsidR="00ED4398">
          <w:rPr>
            <w:noProof/>
            <w:webHidden/>
          </w:rPr>
          <w:fldChar w:fldCharType="separate"/>
        </w:r>
        <w:r w:rsidR="00325219">
          <w:rPr>
            <w:noProof/>
            <w:webHidden/>
          </w:rPr>
          <w:t>15</w:t>
        </w:r>
        <w:r w:rsidR="00ED4398">
          <w:rPr>
            <w:noProof/>
            <w:webHidden/>
          </w:rPr>
          <w:fldChar w:fldCharType="end"/>
        </w:r>
      </w:hyperlink>
    </w:p>
    <w:p w14:paraId="21799CD2" w14:textId="6A99E545" w:rsidR="00ED4398" w:rsidRDefault="0040203D">
      <w:pPr>
        <w:pStyle w:val="TDC3"/>
        <w:rPr>
          <w:rFonts w:asciiTheme="minorHAnsi" w:eastAsiaTheme="minorEastAsia" w:hAnsiTheme="minorHAnsi" w:cstheme="minorBidi"/>
          <w:noProof/>
          <w:sz w:val="22"/>
          <w:szCs w:val="22"/>
          <w:lang w:eastAsia="ja-JP"/>
        </w:rPr>
      </w:pPr>
      <w:hyperlink w:anchor="_Toc486015921" w:history="1">
        <w:r w:rsidR="00ED4398" w:rsidRPr="00103D0C">
          <w:rPr>
            <w:rStyle w:val="Hipervnculo"/>
            <w:noProof/>
          </w:rPr>
          <w:t>3.1.2 Limpieza de tuits</w:t>
        </w:r>
        <w:r w:rsidR="00ED4398">
          <w:rPr>
            <w:noProof/>
            <w:webHidden/>
          </w:rPr>
          <w:tab/>
        </w:r>
        <w:r w:rsidR="00ED4398">
          <w:rPr>
            <w:noProof/>
            <w:webHidden/>
          </w:rPr>
          <w:fldChar w:fldCharType="begin"/>
        </w:r>
        <w:r w:rsidR="00ED4398">
          <w:rPr>
            <w:noProof/>
            <w:webHidden/>
          </w:rPr>
          <w:instrText xml:space="preserve"> PAGEREF _Toc486015921 \h </w:instrText>
        </w:r>
        <w:r w:rsidR="00ED4398">
          <w:rPr>
            <w:noProof/>
            <w:webHidden/>
          </w:rPr>
        </w:r>
        <w:r w:rsidR="00ED4398">
          <w:rPr>
            <w:noProof/>
            <w:webHidden/>
          </w:rPr>
          <w:fldChar w:fldCharType="separate"/>
        </w:r>
        <w:r w:rsidR="00325219">
          <w:rPr>
            <w:noProof/>
            <w:webHidden/>
          </w:rPr>
          <w:t>15</w:t>
        </w:r>
        <w:r w:rsidR="00ED4398">
          <w:rPr>
            <w:noProof/>
            <w:webHidden/>
          </w:rPr>
          <w:fldChar w:fldCharType="end"/>
        </w:r>
      </w:hyperlink>
    </w:p>
    <w:p w14:paraId="5181EFD1" w14:textId="14FFD523" w:rsidR="00ED4398" w:rsidRDefault="0040203D">
      <w:pPr>
        <w:pStyle w:val="TDC3"/>
        <w:rPr>
          <w:rFonts w:asciiTheme="minorHAnsi" w:eastAsiaTheme="minorEastAsia" w:hAnsiTheme="minorHAnsi" w:cstheme="minorBidi"/>
          <w:noProof/>
          <w:sz w:val="22"/>
          <w:szCs w:val="22"/>
          <w:lang w:eastAsia="ja-JP"/>
        </w:rPr>
      </w:pPr>
      <w:hyperlink w:anchor="_Toc486015922" w:history="1">
        <w:r w:rsidR="00ED4398" w:rsidRPr="00103D0C">
          <w:rPr>
            <w:rStyle w:val="Hipervnculo"/>
            <w:noProof/>
          </w:rPr>
          <w:t>3.1.3 Extracción de información de los tuits</w:t>
        </w:r>
        <w:r w:rsidR="00ED4398">
          <w:rPr>
            <w:noProof/>
            <w:webHidden/>
          </w:rPr>
          <w:tab/>
        </w:r>
        <w:r w:rsidR="00ED4398">
          <w:rPr>
            <w:noProof/>
            <w:webHidden/>
          </w:rPr>
          <w:fldChar w:fldCharType="begin"/>
        </w:r>
        <w:r w:rsidR="00ED4398">
          <w:rPr>
            <w:noProof/>
            <w:webHidden/>
          </w:rPr>
          <w:instrText xml:space="preserve"> PAGEREF _Toc486015922 \h </w:instrText>
        </w:r>
        <w:r w:rsidR="00ED4398">
          <w:rPr>
            <w:noProof/>
            <w:webHidden/>
          </w:rPr>
        </w:r>
        <w:r w:rsidR="00ED4398">
          <w:rPr>
            <w:noProof/>
            <w:webHidden/>
          </w:rPr>
          <w:fldChar w:fldCharType="separate"/>
        </w:r>
        <w:r w:rsidR="00325219">
          <w:rPr>
            <w:noProof/>
            <w:webHidden/>
          </w:rPr>
          <w:t>16</w:t>
        </w:r>
        <w:r w:rsidR="00ED4398">
          <w:rPr>
            <w:noProof/>
            <w:webHidden/>
          </w:rPr>
          <w:fldChar w:fldCharType="end"/>
        </w:r>
      </w:hyperlink>
    </w:p>
    <w:p w14:paraId="00DA025E" w14:textId="6653260D" w:rsidR="00ED4398" w:rsidRDefault="0040203D">
      <w:pPr>
        <w:pStyle w:val="TDC3"/>
        <w:rPr>
          <w:rFonts w:asciiTheme="minorHAnsi" w:eastAsiaTheme="minorEastAsia" w:hAnsiTheme="minorHAnsi" w:cstheme="minorBidi"/>
          <w:noProof/>
          <w:sz w:val="22"/>
          <w:szCs w:val="22"/>
          <w:lang w:eastAsia="ja-JP"/>
        </w:rPr>
      </w:pPr>
      <w:hyperlink w:anchor="_Toc486015923" w:history="1">
        <w:r w:rsidR="00ED4398" w:rsidRPr="00103D0C">
          <w:rPr>
            <w:rStyle w:val="Hipervnculo"/>
            <w:noProof/>
          </w:rPr>
          <w:t>3.1.4 Selección de tuits para etiquetado</w:t>
        </w:r>
        <w:r w:rsidR="00ED4398">
          <w:rPr>
            <w:noProof/>
            <w:webHidden/>
          </w:rPr>
          <w:tab/>
        </w:r>
        <w:r w:rsidR="00ED4398">
          <w:rPr>
            <w:noProof/>
            <w:webHidden/>
          </w:rPr>
          <w:fldChar w:fldCharType="begin"/>
        </w:r>
        <w:r w:rsidR="00ED4398">
          <w:rPr>
            <w:noProof/>
            <w:webHidden/>
          </w:rPr>
          <w:instrText xml:space="preserve"> PAGEREF _Toc486015923 \h </w:instrText>
        </w:r>
        <w:r w:rsidR="00ED4398">
          <w:rPr>
            <w:noProof/>
            <w:webHidden/>
          </w:rPr>
        </w:r>
        <w:r w:rsidR="00ED4398">
          <w:rPr>
            <w:noProof/>
            <w:webHidden/>
          </w:rPr>
          <w:fldChar w:fldCharType="separate"/>
        </w:r>
        <w:r w:rsidR="00325219">
          <w:rPr>
            <w:noProof/>
            <w:webHidden/>
          </w:rPr>
          <w:t>16</w:t>
        </w:r>
        <w:r w:rsidR="00ED4398">
          <w:rPr>
            <w:noProof/>
            <w:webHidden/>
          </w:rPr>
          <w:fldChar w:fldCharType="end"/>
        </w:r>
      </w:hyperlink>
    </w:p>
    <w:p w14:paraId="469970AB" w14:textId="3A76E611" w:rsidR="00ED4398" w:rsidRDefault="0040203D">
      <w:pPr>
        <w:pStyle w:val="TDC3"/>
        <w:rPr>
          <w:rFonts w:asciiTheme="minorHAnsi" w:eastAsiaTheme="minorEastAsia" w:hAnsiTheme="minorHAnsi" w:cstheme="minorBidi"/>
          <w:noProof/>
          <w:sz w:val="22"/>
          <w:szCs w:val="22"/>
          <w:lang w:eastAsia="ja-JP"/>
        </w:rPr>
      </w:pPr>
      <w:hyperlink w:anchor="_Toc486015924" w:history="1">
        <w:r w:rsidR="00ED4398" w:rsidRPr="00103D0C">
          <w:rPr>
            <w:rStyle w:val="Hipervnculo"/>
            <w:noProof/>
          </w:rPr>
          <w:t>3.1.5 Etiquetado de tuits</w:t>
        </w:r>
        <w:r w:rsidR="00ED4398">
          <w:rPr>
            <w:noProof/>
            <w:webHidden/>
          </w:rPr>
          <w:tab/>
        </w:r>
        <w:r w:rsidR="00ED4398">
          <w:rPr>
            <w:noProof/>
            <w:webHidden/>
          </w:rPr>
          <w:fldChar w:fldCharType="begin"/>
        </w:r>
        <w:r w:rsidR="00ED4398">
          <w:rPr>
            <w:noProof/>
            <w:webHidden/>
          </w:rPr>
          <w:instrText xml:space="preserve"> PAGEREF _Toc486015924 \h </w:instrText>
        </w:r>
        <w:r w:rsidR="00ED4398">
          <w:rPr>
            <w:noProof/>
            <w:webHidden/>
          </w:rPr>
        </w:r>
        <w:r w:rsidR="00ED4398">
          <w:rPr>
            <w:noProof/>
            <w:webHidden/>
          </w:rPr>
          <w:fldChar w:fldCharType="separate"/>
        </w:r>
        <w:r w:rsidR="00325219">
          <w:rPr>
            <w:noProof/>
            <w:webHidden/>
          </w:rPr>
          <w:t>17</w:t>
        </w:r>
        <w:r w:rsidR="00ED4398">
          <w:rPr>
            <w:noProof/>
            <w:webHidden/>
          </w:rPr>
          <w:fldChar w:fldCharType="end"/>
        </w:r>
      </w:hyperlink>
    </w:p>
    <w:p w14:paraId="07842385" w14:textId="7F34AEAD" w:rsidR="00ED4398" w:rsidRDefault="0040203D">
      <w:pPr>
        <w:pStyle w:val="TDC3"/>
        <w:rPr>
          <w:rFonts w:asciiTheme="minorHAnsi" w:eastAsiaTheme="minorEastAsia" w:hAnsiTheme="minorHAnsi" w:cstheme="minorBidi"/>
          <w:noProof/>
          <w:sz w:val="22"/>
          <w:szCs w:val="22"/>
          <w:lang w:eastAsia="ja-JP"/>
        </w:rPr>
      </w:pPr>
      <w:hyperlink w:anchor="_Toc486015925" w:history="1">
        <w:r w:rsidR="00ED4398" w:rsidRPr="00103D0C">
          <w:rPr>
            <w:rStyle w:val="Hipervnculo"/>
            <w:noProof/>
          </w:rPr>
          <w:t>3.1.6 Selección de atributos</w:t>
        </w:r>
        <w:r w:rsidR="00ED4398">
          <w:rPr>
            <w:noProof/>
            <w:webHidden/>
          </w:rPr>
          <w:tab/>
        </w:r>
        <w:r w:rsidR="00ED4398">
          <w:rPr>
            <w:noProof/>
            <w:webHidden/>
          </w:rPr>
          <w:fldChar w:fldCharType="begin"/>
        </w:r>
        <w:r w:rsidR="00ED4398">
          <w:rPr>
            <w:noProof/>
            <w:webHidden/>
          </w:rPr>
          <w:instrText xml:space="preserve"> PAGEREF _Toc486015925 \h </w:instrText>
        </w:r>
        <w:r w:rsidR="00ED4398">
          <w:rPr>
            <w:noProof/>
            <w:webHidden/>
          </w:rPr>
        </w:r>
        <w:r w:rsidR="00ED4398">
          <w:rPr>
            <w:noProof/>
            <w:webHidden/>
          </w:rPr>
          <w:fldChar w:fldCharType="separate"/>
        </w:r>
        <w:r w:rsidR="00325219">
          <w:rPr>
            <w:noProof/>
            <w:webHidden/>
          </w:rPr>
          <w:t>17</w:t>
        </w:r>
        <w:r w:rsidR="00ED4398">
          <w:rPr>
            <w:noProof/>
            <w:webHidden/>
          </w:rPr>
          <w:fldChar w:fldCharType="end"/>
        </w:r>
      </w:hyperlink>
    </w:p>
    <w:p w14:paraId="73536A9F" w14:textId="575E6E05" w:rsidR="00ED4398" w:rsidRDefault="0040203D">
      <w:pPr>
        <w:pStyle w:val="TDC3"/>
        <w:rPr>
          <w:rFonts w:asciiTheme="minorHAnsi" w:eastAsiaTheme="minorEastAsia" w:hAnsiTheme="minorHAnsi" w:cstheme="minorBidi"/>
          <w:noProof/>
          <w:sz w:val="22"/>
          <w:szCs w:val="22"/>
          <w:lang w:eastAsia="ja-JP"/>
        </w:rPr>
      </w:pPr>
      <w:hyperlink w:anchor="_Toc486015926" w:history="1">
        <w:r w:rsidR="00ED4398" w:rsidRPr="00103D0C">
          <w:rPr>
            <w:rStyle w:val="Hipervnculo"/>
            <w:noProof/>
          </w:rPr>
          <w:t>3.1.7 Clasificación supervisada</w:t>
        </w:r>
        <w:r w:rsidR="00ED4398">
          <w:rPr>
            <w:noProof/>
            <w:webHidden/>
          </w:rPr>
          <w:tab/>
        </w:r>
        <w:r w:rsidR="00ED4398">
          <w:rPr>
            <w:noProof/>
            <w:webHidden/>
          </w:rPr>
          <w:fldChar w:fldCharType="begin"/>
        </w:r>
        <w:r w:rsidR="00ED4398">
          <w:rPr>
            <w:noProof/>
            <w:webHidden/>
          </w:rPr>
          <w:instrText xml:space="preserve"> PAGEREF _Toc486015926 \h </w:instrText>
        </w:r>
        <w:r w:rsidR="00ED4398">
          <w:rPr>
            <w:noProof/>
            <w:webHidden/>
          </w:rPr>
        </w:r>
        <w:r w:rsidR="00ED4398">
          <w:rPr>
            <w:noProof/>
            <w:webHidden/>
          </w:rPr>
          <w:fldChar w:fldCharType="separate"/>
        </w:r>
        <w:r w:rsidR="00325219">
          <w:rPr>
            <w:noProof/>
            <w:webHidden/>
          </w:rPr>
          <w:t>18</w:t>
        </w:r>
        <w:r w:rsidR="00ED4398">
          <w:rPr>
            <w:noProof/>
            <w:webHidden/>
          </w:rPr>
          <w:fldChar w:fldCharType="end"/>
        </w:r>
      </w:hyperlink>
    </w:p>
    <w:p w14:paraId="622E56A3" w14:textId="562411D5" w:rsidR="00ED4398" w:rsidRDefault="0040203D">
      <w:pPr>
        <w:pStyle w:val="TDC3"/>
        <w:rPr>
          <w:rFonts w:asciiTheme="minorHAnsi" w:eastAsiaTheme="minorEastAsia" w:hAnsiTheme="minorHAnsi" w:cstheme="minorBidi"/>
          <w:noProof/>
          <w:sz w:val="22"/>
          <w:szCs w:val="22"/>
          <w:lang w:eastAsia="ja-JP"/>
        </w:rPr>
      </w:pPr>
      <w:hyperlink w:anchor="_Toc486015927" w:history="1">
        <w:r w:rsidR="00ED4398" w:rsidRPr="00103D0C">
          <w:rPr>
            <w:rStyle w:val="Hipervnculo"/>
            <w:noProof/>
          </w:rPr>
          <w:t>3.1.8 Validación de los resultados</w:t>
        </w:r>
        <w:r w:rsidR="00ED4398">
          <w:rPr>
            <w:noProof/>
            <w:webHidden/>
          </w:rPr>
          <w:tab/>
        </w:r>
        <w:r w:rsidR="00ED4398">
          <w:rPr>
            <w:noProof/>
            <w:webHidden/>
          </w:rPr>
          <w:fldChar w:fldCharType="begin"/>
        </w:r>
        <w:r w:rsidR="00ED4398">
          <w:rPr>
            <w:noProof/>
            <w:webHidden/>
          </w:rPr>
          <w:instrText xml:space="preserve"> PAGEREF _Toc486015927 \h </w:instrText>
        </w:r>
        <w:r w:rsidR="00ED4398">
          <w:rPr>
            <w:noProof/>
            <w:webHidden/>
          </w:rPr>
        </w:r>
        <w:r w:rsidR="00ED4398">
          <w:rPr>
            <w:noProof/>
            <w:webHidden/>
          </w:rPr>
          <w:fldChar w:fldCharType="separate"/>
        </w:r>
        <w:r w:rsidR="00325219">
          <w:rPr>
            <w:noProof/>
            <w:webHidden/>
          </w:rPr>
          <w:t>19</w:t>
        </w:r>
        <w:r w:rsidR="00ED4398">
          <w:rPr>
            <w:noProof/>
            <w:webHidden/>
          </w:rPr>
          <w:fldChar w:fldCharType="end"/>
        </w:r>
      </w:hyperlink>
    </w:p>
    <w:p w14:paraId="26BE953E" w14:textId="1201F9AF" w:rsidR="00ED4398" w:rsidRDefault="0040203D">
      <w:pPr>
        <w:pStyle w:val="TDC2"/>
        <w:rPr>
          <w:rFonts w:asciiTheme="minorHAnsi" w:eastAsiaTheme="minorEastAsia" w:hAnsiTheme="minorHAnsi" w:cstheme="minorBidi"/>
          <w:color w:val="auto"/>
          <w:sz w:val="22"/>
          <w:szCs w:val="22"/>
          <w:lang w:eastAsia="ja-JP"/>
        </w:rPr>
      </w:pPr>
      <w:hyperlink w:anchor="_Toc486015928" w:history="1">
        <w:r w:rsidR="00ED4398" w:rsidRPr="00103D0C">
          <w:rPr>
            <w:rStyle w:val="Hipervnculo"/>
          </w:rPr>
          <w:t>3.2 Parte II</w:t>
        </w:r>
        <w:r w:rsidR="00ED4398">
          <w:rPr>
            <w:webHidden/>
          </w:rPr>
          <w:tab/>
        </w:r>
        <w:r w:rsidR="00ED4398">
          <w:rPr>
            <w:webHidden/>
          </w:rPr>
          <w:fldChar w:fldCharType="begin"/>
        </w:r>
        <w:r w:rsidR="00ED4398">
          <w:rPr>
            <w:webHidden/>
          </w:rPr>
          <w:instrText xml:space="preserve"> PAGEREF _Toc486015928 \h </w:instrText>
        </w:r>
        <w:r w:rsidR="00ED4398">
          <w:rPr>
            <w:webHidden/>
          </w:rPr>
        </w:r>
        <w:r w:rsidR="00ED4398">
          <w:rPr>
            <w:webHidden/>
          </w:rPr>
          <w:fldChar w:fldCharType="separate"/>
        </w:r>
        <w:r w:rsidR="00325219">
          <w:rPr>
            <w:webHidden/>
          </w:rPr>
          <w:t>19</w:t>
        </w:r>
        <w:r w:rsidR="00ED4398">
          <w:rPr>
            <w:webHidden/>
          </w:rPr>
          <w:fldChar w:fldCharType="end"/>
        </w:r>
      </w:hyperlink>
    </w:p>
    <w:p w14:paraId="78701FD2" w14:textId="1D2D10A2" w:rsidR="00ED4398" w:rsidRDefault="0040203D">
      <w:pPr>
        <w:pStyle w:val="TDC3"/>
        <w:rPr>
          <w:rFonts w:asciiTheme="minorHAnsi" w:eastAsiaTheme="minorEastAsia" w:hAnsiTheme="minorHAnsi" w:cstheme="minorBidi"/>
          <w:noProof/>
          <w:sz w:val="22"/>
          <w:szCs w:val="22"/>
          <w:lang w:eastAsia="ja-JP"/>
        </w:rPr>
      </w:pPr>
      <w:hyperlink w:anchor="_Toc486015929" w:history="1">
        <w:r w:rsidR="00ED4398" w:rsidRPr="00103D0C">
          <w:rPr>
            <w:rStyle w:val="Hipervnculo"/>
            <w:noProof/>
          </w:rPr>
          <w:t>3.2.1 Requisitos funcionales</w:t>
        </w:r>
        <w:r w:rsidR="00ED4398">
          <w:rPr>
            <w:noProof/>
            <w:webHidden/>
          </w:rPr>
          <w:tab/>
        </w:r>
        <w:r w:rsidR="00ED4398">
          <w:rPr>
            <w:noProof/>
            <w:webHidden/>
          </w:rPr>
          <w:fldChar w:fldCharType="begin"/>
        </w:r>
        <w:r w:rsidR="00ED4398">
          <w:rPr>
            <w:noProof/>
            <w:webHidden/>
          </w:rPr>
          <w:instrText xml:space="preserve"> PAGEREF _Toc486015929 \h </w:instrText>
        </w:r>
        <w:r w:rsidR="00ED4398">
          <w:rPr>
            <w:noProof/>
            <w:webHidden/>
          </w:rPr>
        </w:r>
        <w:r w:rsidR="00ED4398">
          <w:rPr>
            <w:noProof/>
            <w:webHidden/>
          </w:rPr>
          <w:fldChar w:fldCharType="separate"/>
        </w:r>
        <w:r w:rsidR="00325219">
          <w:rPr>
            <w:noProof/>
            <w:webHidden/>
          </w:rPr>
          <w:t>19</w:t>
        </w:r>
        <w:r w:rsidR="00ED4398">
          <w:rPr>
            <w:noProof/>
            <w:webHidden/>
          </w:rPr>
          <w:fldChar w:fldCharType="end"/>
        </w:r>
      </w:hyperlink>
    </w:p>
    <w:p w14:paraId="0081B341" w14:textId="129F0123" w:rsidR="00ED4398" w:rsidRDefault="0040203D">
      <w:pPr>
        <w:pStyle w:val="TDC3"/>
        <w:rPr>
          <w:rFonts w:asciiTheme="minorHAnsi" w:eastAsiaTheme="minorEastAsia" w:hAnsiTheme="minorHAnsi" w:cstheme="minorBidi"/>
          <w:noProof/>
          <w:sz w:val="22"/>
          <w:szCs w:val="22"/>
          <w:lang w:eastAsia="ja-JP"/>
        </w:rPr>
      </w:pPr>
      <w:hyperlink w:anchor="_Toc486015930" w:history="1">
        <w:r w:rsidR="00ED4398" w:rsidRPr="00103D0C">
          <w:rPr>
            <w:rStyle w:val="Hipervnculo"/>
            <w:noProof/>
          </w:rPr>
          <w:t>3.2.2 Requisitos no funcionales</w:t>
        </w:r>
        <w:r w:rsidR="00ED4398">
          <w:rPr>
            <w:noProof/>
            <w:webHidden/>
          </w:rPr>
          <w:tab/>
        </w:r>
        <w:r w:rsidR="00ED4398">
          <w:rPr>
            <w:noProof/>
            <w:webHidden/>
          </w:rPr>
          <w:fldChar w:fldCharType="begin"/>
        </w:r>
        <w:r w:rsidR="00ED4398">
          <w:rPr>
            <w:noProof/>
            <w:webHidden/>
          </w:rPr>
          <w:instrText xml:space="preserve"> PAGEREF _Toc486015930 \h </w:instrText>
        </w:r>
        <w:r w:rsidR="00ED4398">
          <w:rPr>
            <w:noProof/>
            <w:webHidden/>
          </w:rPr>
        </w:r>
        <w:r w:rsidR="00ED4398">
          <w:rPr>
            <w:noProof/>
            <w:webHidden/>
          </w:rPr>
          <w:fldChar w:fldCharType="separate"/>
        </w:r>
        <w:r w:rsidR="00325219">
          <w:rPr>
            <w:noProof/>
            <w:webHidden/>
          </w:rPr>
          <w:t>19</w:t>
        </w:r>
        <w:r w:rsidR="00ED4398">
          <w:rPr>
            <w:noProof/>
            <w:webHidden/>
          </w:rPr>
          <w:fldChar w:fldCharType="end"/>
        </w:r>
      </w:hyperlink>
    </w:p>
    <w:p w14:paraId="0AC670C0" w14:textId="5ECBBD6F" w:rsidR="00ED4398" w:rsidRDefault="0040203D">
      <w:pPr>
        <w:pStyle w:val="TDC3"/>
        <w:rPr>
          <w:rFonts w:asciiTheme="minorHAnsi" w:eastAsiaTheme="minorEastAsia" w:hAnsiTheme="minorHAnsi" w:cstheme="minorBidi"/>
          <w:noProof/>
          <w:sz w:val="22"/>
          <w:szCs w:val="22"/>
          <w:lang w:eastAsia="ja-JP"/>
        </w:rPr>
      </w:pPr>
      <w:hyperlink w:anchor="_Toc486015931" w:history="1">
        <w:r w:rsidR="00ED4398" w:rsidRPr="00103D0C">
          <w:rPr>
            <w:rStyle w:val="Hipervnculo"/>
            <w:noProof/>
          </w:rPr>
          <w:t>3.2.3 Clasificador orientado al usuario</w:t>
        </w:r>
        <w:r w:rsidR="00ED4398">
          <w:rPr>
            <w:noProof/>
            <w:webHidden/>
          </w:rPr>
          <w:tab/>
        </w:r>
        <w:r w:rsidR="00ED4398">
          <w:rPr>
            <w:noProof/>
            <w:webHidden/>
          </w:rPr>
          <w:fldChar w:fldCharType="begin"/>
        </w:r>
        <w:r w:rsidR="00ED4398">
          <w:rPr>
            <w:noProof/>
            <w:webHidden/>
          </w:rPr>
          <w:instrText xml:space="preserve"> PAGEREF _Toc486015931 \h </w:instrText>
        </w:r>
        <w:r w:rsidR="00ED4398">
          <w:rPr>
            <w:noProof/>
            <w:webHidden/>
          </w:rPr>
        </w:r>
        <w:r w:rsidR="00ED4398">
          <w:rPr>
            <w:noProof/>
            <w:webHidden/>
          </w:rPr>
          <w:fldChar w:fldCharType="separate"/>
        </w:r>
        <w:r w:rsidR="00325219">
          <w:rPr>
            <w:noProof/>
            <w:webHidden/>
          </w:rPr>
          <w:t>20</w:t>
        </w:r>
        <w:r w:rsidR="00ED4398">
          <w:rPr>
            <w:noProof/>
            <w:webHidden/>
          </w:rPr>
          <w:fldChar w:fldCharType="end"/>
        </w:r>
      </w:hyperlink>
    </w:p>
    <w:p w14:paraId="79E028B3" w14:textId="31E7FFF7"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32" w:history="1">
        <w:r w:rsidR="00ED4398" w:rsidRPr="00103D0C">
          <w:rPr>
            <w:rStyle w:val="Hipervnculo"/>
            <w:noProof/>
          </w:rPr>
          <w:t>4 Desarrollo</w:t>
        </w:r>
        <w:r w:rsidR="00ED4398">
          <w:rPr>
            <w:noProof/>
            <w:webHidden/>
          </w:rPr>
          <w:tab/>
        </w:r>
        <w:r w:rsidR="00ED4398">
          <w:rPr>
            <w:noProof/>
            <w:webHidden/>
          </w:rPr>
          <w:fldChar w:fldCharType="begin"/>
        </w:r>
        <w:r w:rsidR="00ED4398">
          <w:rPr>
            <w:noProof/>
            <w:webHidden/>
          </w:rPr>
          <w:instrText xml:space="preserve"> PAGEREF _Toc486015932 \h </w:instrText>
        </w:r>
        <w:r w:rsidR="00ED4398">
          <w:rPr>
            <w:noProof/>
            <w:webHidden/>
          </w:rPr>
        </w:r>
        <w:r w:rsidR="00ED4398">
          <w:rPr>
            <w:noProof/>
            <w:webHidden/>
          </w:rPr>
          <w:fldChar w:fldCharType="separate"/>
        </w:r>
        <w:r w:rsidR="00325219">
          <w:rPr>
            <w:noProof/>
            <w:webHidden/>
          </w:rPr>
          <w:t>21</w:t>
        </w:r>
        <w:r w:rsidR="00ED4398">
          <w:rPr>
            <w:noProof/>
            <w:webHidden/>
          </w:rPr>
          <w:fldChar w:fldCharType="end"/>
        </w:r>
      </w:hyperlink>
    </w:p>
    <w:p w14:paraId="27865427" w14:textId="16F19B52" w:rsidR="00ED4398" w:rsidRDefault="0040203D">
      <w:pPr>
        <w:pStyle w:val="TDC2"/>
        <w:rPr>
          <w:rFonts w:asciiTheme="minorHAnsi" w:eastAsiaTheme="minorEastAsia" w:hAnsiTheme="minorHAnsi" w:cstheme="minorBidi"/>
          <w:color w:val="auto"/>
          <w:sz w:val="22"/>
          <w:szCs w:val="22"/>
          <w:lang w:eastAsia="ja-JP"/>
        </w:rPr>
      </w:pPr>
      <w:hyperlink w:anchor="_Toc486015933" w:history="1">
        <w:r w:rsidR="00ED4398" w:rsidRPr="00103D0C">
          <w:rPr>
            <w:rStyle w:val="Hipervnculo"/>
          </w:rPr>
          <w:t>4.1 Parte I</w:t>
        </w:r>
        <w:r w:rsidR="00ED4398">
          <w:rPr>
            <w:webHidden/>
          </w:rPr>
          <w:tab/>
        </w:r>
        <w:r w:rsidR="00ED4398">
          <w:rPr>
            <w:webHidden/>
          </w:rPr>
          <w:fldChar w:fldCharType="begin"/>
        </w:r>
        <w:r w:rsidR="00ED4398">
          <w:rPr>
            <w:webHidden/>
          </w:rPr>
          <w:instrText xml:space="preserve"> PAGEREF _Toc486015933 \h </w:instrText>
        </w:r>
        <w:r w:rsidR="00ED4398">
          <w:rPr>
            <w:webHidden/>
          </w:rPr>
        </w:r>
        <w:r w:rsidR="00ED4398">
          <w:rPr>
            <w:webHidden/>
          </w:rPr>
          <w:fldChar w:fldCharType="separate"/>
        </w:r>
        <w:r w:rsidR="00325219">
          <w:rPr>
            <w:webHidden/>
          </w:rPr>
          <w:t>21</w:t>
        </w:r>
        <w:r w:rsidR="00ED4398">
          <w:rPr>
            <w:webHidden/>
          </w:rPr>
          <w:fldChar w:fldCharType="end"/>
        </w:r>
      </w:hyperlink>
    </w:p>
    <w:p w14:paraId="67571470" w14:textId="34FC6EC9" w:rsidR="00ED4398" w:rsidRDefault="0040203D">
      <w:pPr>
        <w:pStyle w:val="TDC3"/>
        <w:rPr>
          <w:rFonts w:asciiTheme="minorHAnsi" w:eastAsiaTheme="minorEastAsia" w:hAnsiTheme="minorHAnsi" w:cstheme="minorBidi"/>
          <w:noProof/>
          <w:sz w:val="22"/>
          <w:szCs w:val="22"/>
          <w:lang w:eastAsia="ja-JP"/>
        </w:rPr>
      </w:pPr>
      <w:hyperlink w:anchor="_Toc486015934" w:history="1">
        <w:r w:rsidR="00ED4398" w:rsidRPr="00103D0C">
          <w:rPr>
            <w:rStyle w:val="Hipervnculo"/>
            <w:noProof/>
          </w:rPr>
          <w:t>4.1.1 Obtención de tuits</w:t>
        </w:r>
        <w:r w:rsidR="00ED4398">
          <w:rPr>
            <w:noProof/>
            <w:webHidden/>
          </w:rPr>
          <w:tab/>
        </w:r>
        <w:r w:rsidR="00ED4398">
          <w:rPr>
            <w:noProof/>
            <w:webHidden/>
          </w:rPr>
          <w:fldChar w:fldCharType="begin"/>
        </w:r>
        <w:r w:rsidR="00ED4398">
          <w:rPr>
            <w:noProof/>
            <w:webHidden/>
          </w:rPr>
          <w:instrText xml:space="preserve"> PAGEREF _Toc486015934 \h </w:instrText>
        </w:r>
        <w:r w:rsidR="00ED4398">
          <w:rPr>
            <w:noProof/>
            <w:webHidden/>
          </w:rPr>
        </w:r>
        <w:r w:rsidR="00ED4398">
          <w:rPr>
            <w:noProof/>
            <w:webHidden/>
          </w:rPr>
          <w:fldChar w:fldCharType="separate"/>
        </w:r>
        <w:r w:rsidR="00325219">
          <w:rPr>
            <w:noProof/>
            <w:webHidden/>
          </w:rPr>
          <w:t>21</w:t>
        </w:r>
        <w:r w:rsidR="00ED4398">
          <w:rPr>
            <w:noProof/>
            <w:webHidden/>
          </w:rPr>
          <w:fldChar w:fldCharType="end"/>
        </w:r>
      </w:hyperlink>
    </w:p>
    <w:p w14:paraId="12B7F657" w14:textId="60E3238B" w:rsidR="00ED4398" w:rsidRDefault="0040203D">
      <w:pPr>
        <w:pStyle w:val="TDC3"/>
        <w:rPr>
          <w:rFonts w:asciiTheme="minorHAnsi" w:eastAsiaTheme="minorEastAsia" w:hAnsiTheme="minorHAnsi" w:cstheme="minorBidi"/>
          <w:noProof/>
          <w:sz w:val="22"/>
          <w:szCs w:val="22"/>
          <w:lang w:eastAsia="ja-JP"/>
        </w:rPr>
      </w:pPr>
      <w:hyperlink w:anchor="_Toc486015935" w:history="1">
        <w:r w:rsidR="00ED4398" w:rsidRPr="00103D0C">
          <w:rPr>
            <w:rStyle w:val="Hipervnculo"/>
            <w:noProof/>
          </w:rPr>
          <w:t>4.1.2 Limpieza de tuits</w:t>
        </w:r>
        <w:r w:rsidR="00ED4398">
          <w:rPr>
            <w:noProof/>
            <w:webHidden/>
          </w:rPr>
          <w:tab/>
        </w:r>
        <w:r w:rsidR="00ED4398">
          <w:rPr>
            <w:noProof/>
            <w:webHidden/>
          </w:rPr>
          <w:fldChar w:fldCharType="begin"/>
        </w:r>
        <w:r w:rsidR="00ED4398">
          <w:rPr>
            <w:noProof/>
            <w:webHidden/>
          </w:rPr>
          <w:instrText xml:space="preserve"> PAGEREF _Toc486015935 \h </w:instrText>
        </w:r>
        <w:r w:rsidR="00ED4398">
          <w:rPr>
            <w:noProof/>
            <w:webHidden/>
          </w:rPr>
        </w:r>
        <w:r w:rsidR="00ED4398">
          <w:rPr>
            <w:noProof/>
            <w:webHidden/>
          </w:rPr>
          <w:fldChar w:fldCharType="separate"/>
        </w:r>
        <w:r w:rsidR="00325219">
          <w:rPr>
            <w:noProof/>
            <w:webHidden/>
          </w:rPr>
          <w:t>21</w:t>
        </w:r>
        <w:r w:rsidR="00ED4398">
          <w:rPr>
            <w:noProof/>
            <w:webHidden/>
          </w:rPr>
          <w:fldChar w:fldCharType="end"/>
        </w:r>
      </w:hyperlink>
    </w:p>
    <w:p w14:paraId="36721F6E" w14:textId="5B3CAD87" w:rsidR="00ED4398" w:rsidRDefault="0040203D">
      <w:pPr>
        <w:pStyle w:val="TDC3"/>
        <w:rPr>
          <w:rFonts w:asciiTheme="minorHAnsi" w:eastAsiaTheme="minorEastAsia" w:hAnsiTheme="minorHAnsi" w:cstheme="minorBidi"/>
          <w:noProof/>
          <w:sz w:val="22"/>
          <w:szCs w:val="22"/>
          <w:lang w:eastAsia="ja-JP"/>
        </w:rPr>
      </w:pPr>
      <w:hyperlink w:anchor="_Toc486015936" w:history="1">
        <w:r w:rsidR="00ED4398" w:rsidRPr="00103D0C">
          <w:rPr>
            <w:rStyle w:val="Hipervnculo"/>
            <w:noProof/>
          </w:rPr>
          <w:t>4.1.3 Extracción de información de los tuits</w:t>
        </w:r>
        <w:r w:rsidR="00ED4398">
          <w:rPr>
            <w:noProof/>
            <w:webHidden/>
          </w:rPr>
          <w:tab/>
        </w:r>
        <w:r w:rsidR="00ED4398">
          <w:rPr>
            <w:noProof/>
            <w:webHidden/>
          </w:rPr>
          <w:fldChar w:fldCharType="begin"/>
        </w:r>
        <w:r w:rsidR="00ED4398">
          <w:rPr>
            <w:noProof/>
            <w:webHidden/>
          </w:rPr>
          <w:instrText xml:space="preserve"> PAGEREF _Toc486015936 \h </w:instrText>
        </w:r>
        <w:r w:rsidR="00ED4398">
          <w:rPr>
            <w:noProof/>
            <w:webHidden/>
          </w:rPr>
        </w:r>
        <w:r w:rsidR="00ED4398">
          <w:rPr>
            <w:noProof/>
            <w:webHidden/>
          </w:rPr>
          <w:fldChar w:fldCharType="separate"/>
        </w:r>
        <w:r w:rsidR="00325219">
          <w:rPr>
            <w:noProof/>
            <w:webHidden/>
          </w:rPr>
          <w:t>22</w:t>
        </w:r>
        <w:r w:rsidR="00ED4398">
          <w:rPr>
            <w:noProof/>
            <w:webHidden/>
          </w:rPr>
          <w:fldChar w:fldCharType="end"/>
        </w:r>
      </w:hyperlink>
    </w:p>
    <w:p w14:paraId="532C7ECD" w14:textId="6167FEAF" w:rsidR="00ED4398" w:rsidRDefault="0040203D">
      <w:pPr>
        <w:pStyle w:val="TDC3"/>
        <w:rPr>
          <w:rFonts w:asciiTheme="minorHAnsi" w:eastAsiaTheme="minorEastAsia" w:hAnsiTheme="minorHAnsi" w:cstheme="minorBidi"/>
          <w:noProof/>
          <w:sz w:val="22"/>
          <w:szCs w:val="22"/>
          <w:lang w:eastAsia="ja-JP"/>
        </w:rPr>
      </w:pPr>
      <w:hyperlink w:anchor="_Toc486015937" w:history="1">
        <w:r w:rsidR="00ED4398" w:rsidRPr="00103D0C">
          <w:rPr>
            <w:rStyle w:val="Hipervnculo"/>
            <w:noProof/>
          </w:rPr>
          <w:t>4.1.4 Selección de tuits</w:t>
        </w:r>
        <w:r w:rsidR="00ED4398">
          <w:rPr>
            <w:noProof/>
            <w:webHidden/>
          </w:rPr>
          <w:tab/>
        </w:r>
        <w:r w:rsidR="00ED4398">
          <w:rPr>
            <w:noProof/>
            <w:webHidden/>
          </w:rPr>
          <w:fldChar w:fldCharType="begin"/>
        </w:r>
        <w:r w:rsidR="00ED4398">
          <w:rPr>
            <w:noProof/>
            <w:webHidden/>
          </w:rPr>
          <w:instrText xml:space="preserve"> PAGEREF _Toc486015937 \h </w:instrText>
        </w:r>
        <w:r w:rsidR="00ED4398">
          <w:rPr>
            <w:noProof/>
            <w:webHidden/>
          </w:rPr>
        </w:r>
        <w:r w:rsidR="00ED4398">
          <w:rPr>
            <w:noProof/>
            <w:webHidden/>
          </w:rPr>
          <w:fldChar w:fldCharType="separate"/>
        </w:r>
        <w:r w:rsidR="00325219">
          <w:rPr>
            <w:noProof/>
            <w:webHidden/>
          </w:rPr>
          <w:t>23</w:t>
        </w:r>
        <w:r w:rsidR="00ED4398">
          <w:rPr>
            <w:noProof/>
            <w:webHidden/>
          </w:rPr>
          <w:fldChar w:fldCharType="end"/>
        </w:r>
      </w:hyperlink>
    </w:p>
    <w:p w14:paraId="6D094F05" w14:textId="0BCDE0D5" w:rsidR="00ED4398" w:rsidRDefault="0040203D">
      <w:pPr>
        <w:pStyle w:val="TDC3"/>
        <w:rPr>
          <w:rFonts w:asciiTheme="minorHAnsi" w:eastAsiaTheme="minorEastAsia" w:hAnsiTheme="minorHAnsi" w:cstheme="minorBidi"/>
          <w:noProof/>
          <w:sz w:val="22"/>
          <w:szCs w:val="22"/>
          <w:lang w:eastAsia="ja-JP"/>
        </w:rPr>
      </w:pPr>
      <w:hyperlink w:anchor="_Toc486015938" w:history="1">
        <w:r w:rsidR="00ED4398" w:rsidRPr="00103D0C">
          <w:rPr>
            <w:rStyle w:val="Hipervnculo"/>
            <w:noProof/>
          </w:rPr>
          <w:t>4.1.5 Etiquetado de tuits</w:t>
        </w:r>
        <w:r w:rsidR="00ED4398">
          <w:rPr>
            <w:noProof/>
            <w:webHidden/>
          </w:rPr>
          <w:tab/>
        </w:r>
        <w:r w:rsidR="00ED4398">
          <w:rPr>
            <w:noProof/>
            <w:webHidden/>
          </w:rPr>
          <w:fldChar w:fldCharType="begin"/>
        </w:r>
        <w:r w:rsidR="00ED4398">
          <w:rPr>
            <w:noProof/>
            <w:webHidden/>
          </w:rPr>
          <w:instrText xml:space="preserve"> PAGEREF _Toc486015938 \h </w:instrText>
        </w:r>
        <w:r w:rsidR="00ED4398">
          <w:rPr>
            <w:noProof/>
            <w:webHidden/>
          </w:rPr>
        </w:r>
        <w:r w:rsidR="00ED4398">
          <w:rPr>
            <w:noProof/>
            <w:webHidden/>
          </w:rPr>
          <w:fldChar w:fldCharType="separate"/>
        </w:r>
        <w:r w:rsidR="00325219">
          <w:rPr>
            <w:noProof/>
            <w:webHidden/>
          </w:rPr>
          <w:t>24</w:t>
        </w:r>
        <w:r w:rsidR="00ED4398">
          <w:rPr>
            <w:noProof/>
            <w:webHidden/>
          </w:rPr>
          <w:fldChar w:fldCharType="end"/>
        </w:r>
      </w:hyperlink>
    </w:p>
    <w:p w14:paraId="192956C6" w14:textId="7F9949AC" w:rsidR="00ED4398" w:rsidRDefault="0040203D">
      <w:pPr>
        <w:pStyle w:val="TDC3"/>
        <w:rPr>
          <w:rFonts w:asciiTheme="minorHAnsi" w:eastAsiaTheme="minorEastAsia" w:hAnsiTheme="minorHAnsi" w:cstheme="minorBidi"/>
          <w:noProof/>
          <w:sz w:val="22"/>
          <w:szCs w:val="22"/>
          <w:lang w:eastAsia="ja-JP"/>
        </w:rPr>
      </w:pPr>
      <w:hyperlink w:anchor="_Toc486015939" w:history="1">
        <w:r w:rsidR="00ED4398" w:rsidRPr="00103D0C">
          <w:rPr>
            <w:rStyle w:val="Hipervnculo"/>
            <w:noProof/>
          </w:rPr>
          <w:t>4.1.6 Selección de atributos</w:t>
        </w:r>
        <w:r w:rsidR="00ED4398">
          <w:rPr>
            <w:noProof/>
            <w:webHidden/>
          </w:rPr>
          <w:tab/>
        </w:r>
        <w:r w:rsidR="00ED4398">
          <w:rPr>
            <w:noProof/>
            <w:webHidden/>
          </w:rPr>
          <w:fldChar w:fldCharType="begin"/>
        </w:r>
        <w:r w:rsidR="00ED4398">
          <w:rPr>
            <w:noProof/>
            <w:webHidden/>
          </w:rPr>
          <w:instrText xml:space="preserve"> PAGEREF _Toc486015939 \h </w:instrText>
        </w:r>
        <w:r w:rsidR="00ED4398">
          <w:rPr>
            <w:noProof/>
            <w:webHidden/>
          </w:rPr>
        </w:r>
        <w:r w:rsidR="00ED4398">
          <w:rPr>
            <w:noProof/>
            <w:webHidden/>
          </w:rPr>
          <w:fldChar w:fldCharType="separate"/>
        </w:r>
        <w:r w:rsidR="00325219">
          <w:rPr>
            <w:noProof/>
            <w:webHidden/>
          </w:rPr>
          <w:t>25</w:t>
        </w:r>
        <w:r w:rsidR="00ED4398">
          <w:rPr>
            <w:noProof/>
            <w:webHidden/>
          </w:rPr>
          <w:fldChar w:fldCharType="end"/>
        </w:r>
      </w:hyperlink>
    </w:p>
    <w:p w14:paraId="61F2A964" w14:textId="099E7F2C" w:rsidR="00ED4398" w:rsidRDefault="0040203D">
      <w:pPr>
        <w:pStyle w:val="TDC3"/>
        <w:rPr>
          <w:rFonts w:asciiTheme="minorHAnsi" w:eastAsiaTheme="minorEastAsia" w:hAnsiTheme="minorHAnsi" w:cstheme="minorBidi"/>
          <w:noProof/>
          <w:sz w:val="22"/>
          <w:szCs w:val="22"/>
          <w:lang w:eastAsia="ja-JP"/>
        </w:rPr>
      </w:pPr>
      <w:hyperlink w:anchor="_Toc486015940" w:history="1">
        <w:r w:rsidR="00ED4398" w:rsidRPr="00103D0C">
          <w:rPr>
            <w:rStyle w:val="Hipervnculo"/>
            <w:noProof/>
          </w:rPr>
          <w:t>4.1.7 Clasificación supervisada</w:t>
        </w:r>
        <w:r w:rsidR="00ED4398">
          <w:rPr>
            <w:noProof/>
            <w:webHidden/>
          </w:rPr>
          <w:tab/>
        </w:r>
        <w:r w:rsidR="00ED4398">
          <w:rPr>
            <w:noProof/>
            <w:webHidden/>
          </w:rPr>
          <w:fldChar w:fldCharType="begin"/>
        </w:r>
        <w:r w:rsidR="00ED4398">
          <w:rPr>
            <w:noProof/>
            <w:webHidden/>
          </w:rPr>
          <w:instrText xml:space="preserve"> PAGEREF _Toc486015940 \h </w:instrText>
        </w:r>
        <w:r w:rsidR="00ED4398">
          <w:rPr>
            <w:noProof/>
            <w:webHidden/>
          </w:rPr>
        </w:r>
        <w:r w:rsidR="00ED4398">
          <w:rPr>
            <w:noProof/>
            <w:webHidden/>
          </w:rPr>
          <w:fldChar w:fldCharType="separate"/>
        </w:r>
        <w:r w:rsidR="00325219">
          <w:rPr>
            <w:noProof/>
            <w:webHidden/>
          </w:rPr>
          <w:t>27</w:t>
        </w:r>
        <w:r w:rsidR="00ED4398">
          <w:rPr>
            <w:noProof/>
            <w:webHidden/>
          </w:rPr>
          <w:fldChar w:fldCharType="end"/>
        </w:r>
      </w:hyperlink>
    </w:p>
    <w:p w14:paraId="35595BC3" w14:textId="219F8938" w:rsidR="00ED4398" w:rsidRDefault="0040203D">
      <w:pPr>
        <w:pStyle w:val="TDC3"/>
        <w:rPr>
          <w:rFonts w:asciiTheme="minorHAnsi" w:eastAsiaTheme="minorEastAsia" w:hAnsiTheme="minorHAnsi" w:cstheme="minorBidi"/>
          <w:noProof/>
          <w:sz w:val="22"/>
          <w:szCs w:val="22"/>
          <w:lang w:eastAsia="ja-JP"/>
        </w:rPr>
      </w:pPr>
      <w:hyperlink w:anchor="_Toc486015941" w:history="1">
        <w:r w:rsidR="00ED4398" w:rsidRPr="00103D0C">
          <w:rPr>
            <w:rStyle w:val="Hipervnculo"/>
            <w:noProof/>
          </w:rPr>
          <w:t>4.1.8 Validación de resultados</w:t>
        </w:r>
        <w:r w:rsidR="00ED4398">
          <w:rPr>
            <w:noProof/>
            <w:webHidden/>
          </w:rPr>
          <w:tab/>
        </w:r>
        <w:r w:rsidR="00ED4398">
          <w:rPr>
            <w:noProof/>
            <w:webHidden/>
          </w:rPr>
          <w:fldChar w:fldCharType="begin"/>
        </w:r>
        <w:r w:rsidR="00ED4398">
          <w:rPr>
            <w:noProof/>
            <w:webHidden/>
          </w:rPr>
          <w:instrText xml:space="preserve"> PAGEREF _Toc486015941 \h </w:instrText>
        </w:r>
        <w:r w:rsidR="00ED4398">
          <w:rPr>
            <w:noProof/>
            <w:webHidden/>
          </w:rPr>
        </w:r>
        <w:r w:rsidR="00ED4398">
          <w:rPr>
            <w:noProof/>
            <w:webHidden/>
          </w:rPr>
          <w:fldChar w:fldCharType="separate"/>
        </w:r>
        <w:r w:rsidR="00325219">
          <w:rPr>
            <w:noProof/>
            <w:webHidden/>
          </w:rPr>
          <w:t>29</w:t>
        </w:r>
        <w:r w:rsidR="00ED4398">
          <w:rPr>
            <w:noProof/>
            <w:webHidden/>
          </w:rPr>
          <w:fldChar w:fldCharType="end"/>
        </w:r>
      </w:hyperlink>
    </w:p>
    <w:p w14:paraId="40221A09" w14:textId="7DF6D8C9" w:rsidR="00ED4398" w:rsidRDefault="0040203D">
      <w:pPr>
        <w:pStyle w:val="TDC2"/>
        <w:rPr>
          <w:rFonts w:asciiTheme="minorHAnsi" w:eastAsiaTheme="minorEastAsia" w:hAnsiTheme="minorHAnsi" w:cstheme="minorBidi"/>
          <w:color w:val="auto"/>
          <w:sz w:val="22"/>
          <w:szCs w:val="22"/>
          <w:lang w:eastAsia="ja-JP"/>
        </w:rPr>
      </w:pPr>
      <w:hyperlink w:anchor="_Toc486015942" w:history="1">
        <w:r w:rsidR="00ED4398" w:rsidRPr="00103D0C">
          <w:rPr>
            <w:rStyle w:val="Hipervnculo"/>
          </w:rPr>
          <w:t>4.2 Parte II</w:t>
        </w:r>
        <w:r w:rsidR="00ED4398">
          <w:rPr>
            <w:webHidden/>
          </w:rPr>
          <w:tab/>
        </w:r>
        <w:r w:rsidR="00ED4398">
          <w:rPr>
            <w:webHidden/>
          </w:rPr>
          <w:fldChar w:fldCharType="begin"/>
        </w:r>
        <w:r w:rsidR="00ED4398">
          <w:rPr>
            <w:webHidden/>
          </w:rPr>
          <w:instrText xml:space="preserve"> PAGEREF _Toc486015942 \h </w:instrText>
        </w:r>
        <w:r w:rsidR="00ED4398">
          <w:rPr>
            <w:webHidden/>
          </w:rPr>
        </w:r>
        <w:r w:rsidR="00ED4398">
          <w:rPr>
            <w:webHidden/>
          </w:rPr>
          <w:fldChar w:fldCharType="separate"/>
        </w:r>
        <w:r w:rsidR="00325219">
          <w:rPr>
            <w:webHidden/>
          </w:rPr>
          <w:t>29</w:t>
        </w:r>
        <w:r w:rsidR="00ED4398">
          <w:rPr>
            <w:webHidden/>
          </w:rPr>
          <w:fldChar w:fldCharType="end"/>
        </w:r>
      </w:hyperlink>
    </w:p>
    <w:p w14:paraId="774DAF12" w14:textId="2DA6D9FF"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43" w:history="1">
        <w:r w:rsidR="00ED4398" w:rsidRPr="00103D0C">
          <w:rPr>
            <w:rStyle w:val="Hipervnculo"/>
            <w:noProof/>
          </w:rPr>
          <w:t>5 Pruebas y resultados</w:t>
        </w:r>
        <w:r w:rsidR="00ED4398">
          <w:rPr>
            <w:noProof/>
            <w:webHidden/>
          </w:rPr>
          <w:tab/>
        </w:r>
        <w:r w:rsidR="00ED4398">
          <w:rPr>
            <w:noProof/>
            <w:webHidden/>
          </w:rPr>
          <w:fldChar w:fldCharType="begin"/>
        </w:r>
        <w:r w:rsidR="00ED4398">
          <w:rPr>
            <w:noProof/>
            <w:webHidden/>
          </w:rPr>
          <w:instrText xml:space="preserve"> PAGEREF _Toc486015943 \h </w:instrText>
        </w:r>
        <w:r w:rsidR="00ED4398">
          <w:rPr>
            <w:noProof/>
            <w:webHidden/>
          </w:rPr>
        </w:r>
        <w:r w:rsidR="00ED4398">
          <w:rPr>
            <w:noProof/>
            <w:webHidden/>
          </w:rPr>
          <w:fldChar w:fldCharType="separate"/>
        </w:r>
        <w:r w:rsidR="00325219">
          <w:rPr>
            <w:noProof/>
            <w:webHidden/>
          </w:rPr>
          <w:t>31</w:t>
        </w:r>
        <w:r w:rsidR="00ED4398">
          <w:rPr>
            <w:noProof/>
            <w:webHidden/>
          </w:rPr>
          <w:fldChar w:fldCharType="end"/>
        </w:r>
      </w:hyperlink>
    </w:p>
    <w:p w14:paraId="7A4243A4" w14:textId="7EC2BC2C" w:rsidR="00ED4398" w:rsidRDefault="0040203D">
      <w:pPr>
        <w:pStyle w:val="TDC2"/>
        <w:rPr>
          <w:rFonts w:asciiTheme="minorHAnsi" w:eastAsiaTheme="minorEastAsia" w:hAnsiTheme="minorHAnsi" w:cstheme="minorBidi"/>
          <w:color w:val="auto"/>
          <w:sz w:val="22"/>
          <w:szCs w:val="22"/>
          <w:lang w:eastAsia="ja-JP"/>
        </w:rPr>
      </w:pPr>
      <w:hyperlink w:anchor="_Toc486015944" w:history="1">
        <w:r w:rsidR="00ED4398" w:rsidRPr="00103D0C">
          <w:rPr>
            <w:rStyle w:val="Hipervnculo"/>
          </w:rPr>
          <w:t>5.1 Resultados de clasificación supervisada</w:t>
        </w:r>
        <w:r w:rsidR="00ED4398">
          <w:rPr>
            <w:webHidden/>
          </w:rPr>
          <w:tab/>
        </w:r>
        <w:r w:rsidR="00ED4398">
          <w:rPr>
            <w:webHidden/>
          </w:rPr>
          <w:fldChar w:fldCharType="begin"/>
        </w:r>
        <w:r w:rsidR="00ED4398">
          <w:rPr>
            <w:webHidden/>
          </w:rPr>
          <w:instrText xml:space="preserve"> PAGEREF _Toc486015944 \h </w:instrText>
        </w:r>
        <w:r w:rsidR="00ED4398">
          <w:rPr>
            <w:webHidden/>
          </w:rPr>
        </w:r>
        <w:r w:rsidR="00ED4398">
          <w:rPr>
            <w:webHidden/>
          </w:rPr>
          <w:fldChar w:fldCharType="separate"/>
        </w:r>
        <w:r w:rsidR="00325219">
          <w:rPr>
            <w:webHidden/>
          </w:rPr>
          <w:t>32</w:t>
        </w:r>
        <w:r w:rsidR="00ED4398">
          <w:rPr>
            <w:webHidden/>
          </w:rPr>
          <w:fldChar w:fldCharType="end"/>
        </w:r>
      </w:hyperlink>
    </w:p>
    <w:p w14:paraId="5B29DF64" w14:textId="6900DC5B" w:rsidR="00ED4398" w:rsidRDefault="0040203D">
      <w:pPr>
        <w:pStyle w:val="TDC3"/>
        <w:rPr>
          <w:rFonts w:asciiTheme="minorHAnsi" w:eastAsiaTheme="minorEastAsia" w:hAnsiTheme="minorHAnsi" w:cstheme="minorBidi"/>
          <w:noProof/>
          <w:sz w:val="22"/>
          <w:szCs w:val="22"/>
          <w:lang w:eastAsia="ja-JP"/>
        </w:rPr>
      </w:pPr>
      <w:hyperlink w:anchor="_Toc486015945" w:history="1">
        <w:r w:rsidR="00ED4398" w:rsidRPr="00103D0C">
          <w:rPr>
            <w:rStyle w:val="Hipervnculo"/>
            <w:noProof/>
          </w:rPr>
          <w:t>5.1.1 Árboles de decisión</w:t>
        </w:r>
        <w:r w:rsidR="00ED4398">
          <w:rPr>
            <w:noProof/>
            <w:webHidden/>
          </w:rPr>
          <w:tab/>
        </w:r>
        <w:r w:rsidR="00ED4398">
          <w:rPr>
            <w:noProof/>
            <w:webHidden/>
          </w:rPr>
          <w:fldChar w:fldCharType="begin"/>
        </w:r>
        <w:r w:rsidR="00ED4398">
          <w:rPr>
            <w:noProof/>
            <w:webHidden/>
          </w:rPr>
          <w:instrText xml:space="preserve"> PAGEREF _Toc486015945 \h </w:instrText>
        </w:r>
        <w:r w:rsidR="00ED4398">
          <w:rPr>
            <w:noProof/>
            <w:webHidden/>
          </w:rPr>
        </w:r>
        <w:r w:rsidR="00ED4398">
          <w:rPr>
            <w:noProof/>
            <w:webHidden/>
          </w:rPr>
          <w:fldChar w:fldCharType="separate"/>
        </w:r>
        <w:r w:rsidR="00325219">
          <w:rPr>
            <w:noProof/>
            <w:webHidden/>
          </w:rPr>
          <w:t>32</w:t>
        </w:r>
        <w:r w:rsidR="00ED4398">
          <w:rPr>
            <w:noProof/>
            <w:webHidden/>
          </w:rPr>
          <w:fldChar w:fldCharType="end"/>
        </w:r>
      </w:hyperlink>
    </w:p>
    <w:p w14:paraId="706BE00F" w14:textId="1CFE1252" w:rsidR="00ED4398" w:rsidRDefault="0040203D">
      <w:pPr>
        <w:pStyle w:val="TDC3"/>
        <w:rPr>
          <w:rFonts w:asciiTheme="minorHAnsi" w:eastAsiaTheme="minorEastAsia" w:hAnsiTheme="minorHAnsi" w:cstheme="minorBidi"/>
          <w:noProof/>
          <w:sz w:val="22"/>
          <w:szCs w:val="22"/>
          <w:lang w:eastAsia="ja-JP"/>
        </w:rPr>
      </w:pPr>
      <w:hyperlink w:anchor="_Toc486015946" w:history="1">
        <w:r w:rsidR="00ED4398" w:rsidRPr="00103D0C">
          <w:rPr>
            <w:rStyle w:val="Hipervnculo"/>
            <w:noProof/>
          </w:rPr>
          <w:t>5.1.2 Naïve Bayes</w:t>
        </w:r>
        <w:r w:rsidR="00ED4398">
          <w:rPr>
            <w:noProof/>
            <w:webHidden/>
          </w:rPr>
          <w:tab/>
        </w:r>
        <w:r w:rsidR="00ED4398">
          <w:rPr>
            <w:noProof/>
            <w:webHidden/>
          </w:rPr>
          <w:fldChar w:fldCharType="begin"/>
        </w:r>
        <w:r w:rsidR="00ED4398">
          <w:rPr>
            <w:noProof/>
            <w:webHidden/>
          </w:rPr>
          <w:instrText xml:space="preserve"> PAGEREF _Toc486015946 \h </w:instrText>
        </w:r>
        <w:r w:rsidR="00ED4398">
          <w:rPr>
            <w:noProof/>
            <w:webHidden/>
          </w:rPr>
        </w:r>
        <w:r w:rsidR="00ED4398">
          <w:rPr>
            <w:noProof/>
            <w:webHidden/>
          </w:rPr>
          <w:fldChar w:fldCharType="separate"/>
        </w:r>
        <w:r w:rsidR="00325219">
          <w:rPr>
            <w:noProof/>
            <w:webHidden/>
          </w:rPr>
          <w:t>34</w:t>
        </w:r>
        <w:r w:rsidR="00ED4398">
          <w:rPr>
            <w:noProof/>
            <w:webHidden/>
          </w:rPr>
          <w:fldChar w:fldCharType="end"/>
        </w:r>
      </w:hyperlink>
    </w:p>
    <w:p w14:paraId="757F8C64" w14:textId="6F4DD88D" w:rsidR="00ED4398" w:rsidRDefault="0040203D">
      <w:pPr>
        <w:pStyle w:val="TDC3"/>
        <w:rPr>
          <w:rFonts w:asciiTheme="minorHAnsi" w:eastAsiaTheme="minorEastAsia" w:hAnsiTheme="minorHAnsi" w:cstheme="minorBidi"/>
          <w:noProof/>
          <w:sz w:val="22"/>
          <w:szCs w:val="22"/>
          <w:lang w:eastAsia="ja-JP"/>
        </w:rPr>
      </w:pPr>
      <w:hyperlink w:anchor="_Toc486015947" w:history="1">
        <w:r w:rsidR="00ED4398" w:rsidRPr="00103D0C">
          <w:rPr>
            <w:rStyle w:val="Hipervnculo"/>
            <w:noProof/>
          </w:rPr>
          <w:t>5.1.3 Vecinos Próximos (K-NN)</w:t>
        </w:r>
        <w:r w:rsidR="00ED4398">
          <w:rPr>
            <w:noProof/>
            <w:webHidden/>
          </w:rPr>
          <w:tab/>
        </w:r>
        <w:r w:rsidR="00ED4398">
          <w:rPr>
            <w:noProof/>
            <w:webHidden/>
          </w:rPr>
          <w:fldChar w:fldCharType="begin"/>
        </w:r>
        <w:r w:rsidR="00ED4398">
          <w:rPr>
            <w:noProof/>
            <w:webHidden/>
          </w:rPr>
          <w:instrText xml:space="preserve"> PAGEREF _Toc486015947 \h </w:instrText>
        </w:r>
        <w:r w:rsidR="00ED4398">
          <w:rPr>
            <w:noProof/>
            <w:webHidden/>
          </w:rPr>
        </w:r>
        <w:r w:rsidR="00ED4398">
          <w:rPr>
            <w:noProof/>
            <w:webHidden/>
          </w:rPr>
          <w:fldChar w:fldCharType="separate"/>
        </w:r>
        <w:r w:rsidR="00325219">
          <w:rPr>
            <w:noProof/>
            <w:webHidden/>
          </w:rPr>
          <w:t>36</w:t>
        </w:r>
        <w:r w:rsidR="00ED4398">
          <w:rPr>
            <w:noProof/>
            <w:webHidden/>
          </w:rPr>
          <w:fldChar w:fldCharType="end"/>
        </w:r>
      </w:hyperlink>
    </w:p>
    <w:p w14:paraId="3939DCBA" w14:textId="0A3C70BA" w:rsidR="00ED4398" w:rsidRDefault="0040203D">
      <w:pPr>
        <w:pStyle w:val="TDC3"/>
        <w:rPr>
          <w:rFonts w:asciiTheme="minorHAnsi" w:eastAsiaTheme="minorEastAsia" w:hAnsiTheme="minorHAnsi" w:cstheme="minorBidi"/>
          <w:noProof/>
          <w:sz w:val="22"/>
          <w:szCs w:val="22"/>
          <w:lang w:eastAsia="ja-JP"/>
        </w:rPr>
      </w:pPr>
      <w:hyperlink w:anchor="_Toc486015948" w:history="1">
        <w:r w:rsidR="00ED4398" w:rsidRPr="00103D0C">
          <w:rPr>
            <w:rStyle w:val="Hipervnculo"/>
            <w:noProof/>
          </w:rPr>
          <w:t>5.1.4 Redes Neuronales</w:t>
        </w:r>
        <w:r w:rsidR="00ED4398">
          <w:rPr>
            <w:noProof/>
            <w:webHidden/>
          </w:rPr>
          <w:tab/>
        </w:r>
        <w:r w:rsidR="00ED4398">
          <w:rPr>
            <w:noProof/>
            <w:webHidden/>
          </w:rPr>
          <w:fldChar w:fldCharType="begin"/>
        </w:r>
        <w:r w:rsidR="00ED4398">
          <w:rPr>
            <w:noProof/>
            <w:webHidden/>
          </w:rPr>
          <w:instrText xml:space="preserve"> PAGEREF _Toc486015948 \h </w:instrText>
        </w:r>
        <w:r w:rsidR="00ED4398">
          <w:rPr>
            <w:noProof/>
            <w:webHidden/>
          </w:rPr>
        </w:r>
        <w:r w:rsidR="00ED4398">
          <w:rPr>
            <w:noProof/>
            <w:webHidden/>
          </w:rPr>
          <w:fldChar w:fldCharType="separate"/>
        </w:r>
        <w:r w:rsidR="00325219">
          <w:rPr>
            <w:noProof/>
            <w:webHidden/>
          </w:rPr>
          <w:t>37</w:t>
        </w:r>
        <w:r w:rsidR="00ED4398">
          <w:rPr>
            <w:noProof/>
            <w:webHidden/>
          </w:rPr>
          <w:fldChar w:fldCharType="end"/>
        </w:r>
      </w:hyperlink>
    </w:p>
    <w:p w14:paraId="7BD5A3E8" w14:textId="380106AD" w:rsidR="00ED4398" w:rsidRDefault="0040203D">
      <w:pPr>
        <w:pStyle w:val="TDC2"/>
        <w:rPr>
          <w:rFonts w:asciiTheme="minorHAnsi" w:eastAsiaTheme="minorEastAsia" w:hAnsiTheme="minorHAnsi" w:cstheme="minorBidi"/>
          <w:color w:val="auto"/>
          <w:sz w:val="22"/>
          <w:szCs w:val="22"/>
          <w:lang w:eastAsia="ja-JP"/>
        </w:rPr>
      </w:pPr>
      <w:hyperlink w:anchor="_Toc486015949" w:history="1">
        <w:r w:rsidR="00ED4398" w:rsidRPr="00103D0C">
          <w:rPr>
            <w:rStyle w:val="Hipervnculo"/>
          </w:rPr>
          <w:t>5.2 Resultados de validación</w:t>
        </w:r>
        <w:r w:rsidR="00ED4398">
          <w:rPr>
            <w:webHidden/>
          </w:rPr>
          <w:tab/>
        </w:r>
        <w:r w:rsidR="00ED4398">
          <w:rPr>
            <w:webHidden/>
          </w:rPr>
          <w:fldChar w:fldCharType="begin"/>
        </w:r>
        <w:r w:rsidR="00ED4398">
          <w:rPr>
            <w:webHidden/>
          </w:rPr>
          <w:instrText xml:space="preserve"> PAGEREF _Toc486015949 \h </w:instrText>
        </w:r>
        <w:r w:rsidR="00ED4398">
          <w:rPr>
            <w:webHidden/>
          </w:rPr>
        </w:r>
        <w:r w:rsidR="00ED4398">
          <w:rPr>
            <w:webHidden/>
          </w:rPr>
          <w:fldChar w:fldCharType="separate"/>
        </w:r>
        <w:r w:rsidR="00325219">
          <w:rPr>
            <w:webHidden/>
          </w:rPr>
          <w:t>40</w:t>
        </w:r>
        <w:r w:rsidR="00ED4398">
          <w:rPr>
            <w:webHidden/>
          </w:rPr>
          <w:fldChar w:fldCharType="end"/>
        </w:r>
      </w:hyperlink>
    </w:p>
    <w:p w14:paraId="4DFE0167" w14:textId="6E3BB157" w:rsidR="00ED4398" w:rsidRDefault="0040203D">
      <w:pPr>
        <w:pStyle w:val="TDC3"/>
        <w:rPr>
          <w:rFonts w:asciiTheme="minorHAnsi" w:eastAsiaTheme="minorEastAsia" w:hAnsiTheme="minorHAnsi" w:cstheme="minorBidi"/>
          <w:noProof/>
          <w:sz w:val="22"/>
          <w:szCs w:val="22"/>
          <w:lang w:eastAsia="ja-JP"/>
        </w:rPr>
      </w:pPr>
      <w:hyperlink w:anchor="_Toc486015950" w:history="1">
        <w:r w:rsidR="00ED4398" w:rsidRPr="00103D0C">
          <w:rPr>
            <w:rStyle w:val="Hipervnculo"/>
            <w:noProof/>
          </w:rPr>
          <w:t>5.2.1 BernoulliNB (Naïve Bayes)</w:t>
        </w:r>
        <w:r w:rsidR="00ED4398">
          <w:rPr>
            <w:noProof/>
            <w:webHidden/>
          </w:rPr>
          <w:tab/>
        </w:r>
        <w:r w:rsidR="00ED4398">
          <w:rPr>
            <w:noProof/>
            <w:webHidden/>
          </w:rPr>
          <w:fldChar w:fldCharType="begin"/>
        </w:r>
        <w:r w:rsidR="00ED4398">
          <w:rPr>
            <w:noProof/>
            <w:webHidden/>
          </w:rPr>
          <w:instrText xml:space="preserve"> PAGEREF _Toc486015950 \h </w:instrText>
        </w:r>
        <w:r w:rsidR="00ED4398">
          <w:rPr>
            <w:noProof/>
            <w:webHidden/>
          </w:rPr>
        </w:r>
        <w:r w:rsidR="00ED4398">
          <w:rPr>
            <w:noProof/>
            <w:webHidden/>
          </w:rPr>
          <w:fldChar w:fldCharType="separate"/>
        </w:r>
        <w:r w:rsidR="00325219">
          <w:rPr>
            <w:noProof/>
            <w:webHidden/>
          </w:rPr>
          <w:t>40</w:t>
        </w:r>
        <w:r w:rsidR="00ED4398">
          <w:rPr>
            <w:noProof/>
            <w:webHidden/>
          </w:rPr>
          <w:fldChar w:fldCharType="end"/>
        </w:r>
      </w:hyperlink>
    </w:p>
    <w:p w14:paraId="2488ABA7" w14:textId="7B4ED9E0" w:rsidR="00ED4398" w:rsidRDefault="0040203D">
      <w:pPr>
        <w:pStyle w:val="TDC3"/>
        <w:rPr>
          <w:rFonts w:asciiTheme="minorHAnsi" w:eastAsiaTheme="minorEastAsia" w:hAnsiTheme="minorHAnsi" w:cstheme="minorBidi"/>
          <w:noProof/>
          <w:sz w:val="22"/>
          <w:szCs w:val="22"/>
          <w:lang w:eastAsia="ja-JP"/>
        </w:rPr>
      </w:pPr>
      <w:hyperlink w:anchor="_Toc486015951" w:history="1">
        <w:r w:rsidR="00ED4398" w:rsidRPr="00103D0C">
          <w:rPr>
            <w:rStyle w:val="Hipervnculo"/>
            <w:noProof/>
          </w:rPr>
          <w:t>5.2.2 Validación con redes neuronales</w:t>
        </w:r>
        <w:r w:rsidR="00ED4398">
          <w:rPr>
            <w:noProof/>
            <w:webHidden/>
          </w:rPr>
          <w:tab/>
        </w:r>
        <w:r w:rsidR="00ED4398">
          <w:rPr>
            <w:noProof/>
            <w:webHidden/>
          </w:rPr>
          <w:fldChar w:fldCharType="begin"/>
        </w:r>
        <w:r w:rsidR="00ED4398">
          <w:rPr>
            <w:noProof/>
            <w:webHidden/>
          </w:rPr>
          <w:instrText xml:space="preserve"> PAGEREF _Toc486015951 \h </w:instrText>
        </w:r>
        <w:r w:rsidR="00ED4398">
          <w:rPr>
            <w:noProof/>
            <w:webHidden/>
          </w:rPr>
        </w:r>
        <w:r w:rsidR="00ED4398">
          <w:rPr>
            <w:noProof/>
            <w:webHidden/>
          </w:rPr>
          <w:fldChar w:fldCharType="separate"/>
        </w:r>
        <w:r w:rsidR="00325219">
          <w:rPr>
            <w:noProof/>
            <w:webHidden/>
          </w:rPr>
          <w:t>41</w:t>
        </w:r>
        <w:r w:rsidR="00ED4398">
          <w:rPr>
            <w:noProof/>
            <w:webHidden/>
          </w:rPr>
          <w:fldChar w:fldCharType="end"/>
        </w:r>
      </w:hyperlink>
    </w:p>
    <w:p w14:paraId="2A2DFA57" w14:textId="528046B7" w:rsidR="00ED4398" w:rsidRDefault="0040203D">
      <w:pPr>
        <w:pStyle w:val="TDC2"/>
        <w:rPr>
          <w:rFonts w:asciiTheme="minorHAnsi" w:eastAsiaTheme="minorEastAsia" w:hAnsiTheme="minorHAnsi" w:cstheme="minorBidi"/>
          <w:color w:val="auto"/>
          <w:sz w:val="22"/>
          <w:szCs w:val="22"/>
          <w:lang w:eastAsia="ja-JP"/>
        </w:rPr>
      </w:pPr>
      <w:hyperlink w:anchor="_Toc486015952" w:history="1">
        <w:r w:rsidR="00ED4398" w:rsidRPr="00103D0C">
          <w:rPr>
            <w:rStyle w:val="Hipervnculo"/>
          </w:rPr>
          <w:t>5.3 Clasificador seleccionado</w:t>
        </w:r>
        <w:r w:rsidR="00ED4398">
          <w:rPr>
            <w:webHidden/>
          </w:rPr>
          <w:tab/>
        </w:r>
        <w:r w:rsidR="00ED4398">
          <w:rPr>
            <w:webHidden/>
          </w:rPr>
          <w:fldChar w:fldCharType="begin"/>
        </w:r>
        <w:r w:rsidR="00ED4398">
          <w:rPr>
            <w:webHidden/>
          </w:rPr>
          <w:instrText xml:space="preserve"> PAGEREF _Toc486015952 \h </w:instrText>
        </w:r>
        <w:r w:rsidR="00ED4398">
          <w:rPr>
            <w:webHidden/>
          </w:rPr>
        </w:r>
        <w:r w:rsidR="00ED4398">
          <w:rPr>
            <w:webHidden/>
          </w:rPr>
          <w:fldChar w:fldCharType="separate"/>
        </w:r>
        <w:r w:rsidR="00325219">
          <w:rPr>
            <w:webHidden/>
          </w:rPr>
          <w:t>41</w:t>
        </w:r>
        <w:r w:rsidR="00ED4398">
          <w:rPr>
            <w:webHidden/>
          </w:rPr>
          <w:fldChar w:fldCharType="end"/>
        </w:r>
      </w:hyperlink>
    </w:p>
    <w:p w14:paraId="40E998D2" w14:textId="2621EF5F"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53" w:history="1">
        <w:r w:rsidR="00ED4398" w:rsidRPr="00103D0C">
          <w:rPr>
            <w:rStyle w:val="Hipervnculo"/>
            <w:noProof/>
          </w:rPr>
          <w:t>6 Conclusiones y trabajos futuros.</w:t>
        </w:r>
        <w:r w:rsidR="00ED4398">
          <w:rPr>
            <w:noProof/>
            <w:webHidden/>
          </w:rPr>
          <w:tab/>
        </w:r>
        <w:r w:rsidR="00ED4398">
          <w:rPr>
            <w:noProof/>
            <w:webHidden/>
          </w:rPr>
          <w:fldChar w:fldCharType="begin"/>
        </w:r>
        <w:r w:rsidR="00ED4398">
          <w:rPr>
            <w:noProof/>
            <w:webHidden/>
          </w:rPr>
          <w:instrText xml:space="preserve"> PAGEREF _Toc486015953 \h </w:instrText>
        </w:r>
        <w:r w:rsidR="00ED4398">
          <w:rPr>
            <w:noProof/>
            <w:webHidden/>
          </w:rPr>
        </w:r>
        <w:r w:rsidR="00ED4398">
          <w:rPr>
            <w:noProof/>
            <w:webHidden/>
          </w:rPr>
          <w:fldChar w:fldCharType="separate"/>
        </w:r>
        <w:r w:rsidR="00325219">
          <w:rPr>
            <w:noProof/>
            <w:webHidden/>
          </w:rPr>
          <w:t>43</w:t>
        </w:r>
        <w:r w:rsidR="00ED4398">
          <w:rPr>
            <w:noProof/>
            <w:webHidden/>
          </w:rPr>
          <w:fldChar w:fldCharType="end"/>
        </w:r>
      </w:hyperlink>
    </w:p>
    <w:p w14:paraId="5C98997D" w14:textId="43B54843" w:rsidR="00ED4398" w:rsidRDefault="0040203D">
      <w:pPr>
        <w:pStyle w:val="TDC2"/>
        <w:rPr>
          <w:rFonts w:asciiTheme="minorHAnsi" w:eastAsiaTheme="minorEastAsia" w:hAnsiTheme="minorHAnsi" w:cstheme="minorBidi"/>
          <w:color w:val="auto"/>
          <w:sz w:val="22"/>
          <w:szCs w:val="22"/>
          <w:lang w:eastAsia="ja-JP"/>
        </w:rPr>
      </w:pPr>
      <w:hyperlink w:anchor="_Toc486015954" w:history="1">
        <w:r w:rsidR="00ED4398" w:rsidRPr="00103D0C">
          <w:rPr>
            <w:rStyle w:val="Hipervnculo"/>
          </w:rPr>
          <w:t>6.1 Conclusiones</w:t>
        </w:r>
        <w:r w:rsidR="00ED4398">
          <w:rPr>
            <w:webHidden/>
          </w:rPr>
          <w:tab/>
        </w:r>
        <w:r w:rsidR="00ED4398">
          <w:rPr>
            <w:webHidden/>
          </w:rPr>
          <w:fldChar w:fldCharType="begin"/>
        </w:r>
        <w:r w:rsidR="00ED4398">
          <w:rPr>
            <w:webHidden/>
          </w:rPr>
          <w:instrText xml:space="preserve"> PAGEREF _Toc486015954 \h </w:instrText>
        </w:r>
        <w:r w:rsidR="00ED4398">
          <w:rPr>
            <w:webHidden/>
          </w:rPr>
        </w:r>
        <w:r w:rsidR="00ED4398">
          <w:rPr>
            <w:webHidden/>
          </w:rPr>
          <w:fldChar w:fldCharType="separate"/>
        </w:r>
        <w:r w:rsidR="00325219">
          <w:rPr>
            <w:webHidden/>
          </w:rPr>
          <w:t>43</w:t>
        </w:r>
        <w:r w:rsidR="00ED4398">
          <w:rPr>
            <w:webHidden/>
          </w:rPr>
          <w:fldChar w:fldCharType="end"/>
        </w:r>
      </w:hyperlink>
    </w:p>
    <w:p w14:paraId="65452B25" w14:textId="0F4CD74D" w:rsidR="00ED4398" w:rsidRDefault="0040203D">
      <w:pPr>
        <w:pStyle w:val="TDC2"/>
        <w:rPr>
          <w:rFonts w:asciiTheme="minorHAnsi" w:eastAsiaTheme="minorEastAsia" w:hAnsiTheme="minorHAnsi" w:cstheme="minorBidi"/>
          <w:color w:val="auto"/>
          <w:sz w:val="22"/>
          <w:szCs w:val="22"/>
          <w:lang w:eastAsia="ja-JP"/>
        </w:rPr>
      </w:pPr>
      <w:hyperlink w:anchor="_Toc486015955" w:history="1">
        <w:r w:rsidR="00ED4398" w:rsidRPr="00103D0C">
          <w:rPr>
            <w:rStyle w:val="Hipervnculo"/>
          </w:rPr>
          <w:t>6.2 Trabajos futuros.</w:t>
        </w:r>
        <w:r w:rsidR="00ED4398">
          <w:rPr>
            <w:webHidden/>
          </w:rPr>
          <w:tab/>
        </w:r>
        <w:r w:rsidR="00ED4398">
          <w:rPr>
            <w:webHidden/>
          </w:rPr>
          <w:fldChar w:fldCharType="begin"/>
        </w:r>
        <w:r w:rsidR="00ED4398">
          <w:rPr>
            <w:webHidden/>
          </w:rPr>
          <w:instrText xml:space="preserve"> PAGEREF _Toc486015955 \h </w:instrText>
        </w:r>
        <w:r w:rsidR="00ED4398">
          <w:rPr>
            <w:webHidden/>
          </w:rPr>
        </w:r>
        <w:r w:rsidR="00ED4398">
          <w:rPr>
            <w:webHidden/>
          </w:rPr>
          <w:fldChar w:fldCharType="separate"/>
        </w:r>
        <w:r w:rsidR="00325219">
          <w:rPr>
            <w:webHidden/>
          </w:rPr>
          <w:t>44</w:t>
        </w:r>
        <w:r w:rsidR="00ED4398">
          <w:rPr>
            <w:webHidden/>
          </w:rPr>
          <w:fldChar w:fldCharType="end"/>
        </w:r>
      </w:hyperlink>
    </w:p>
    <w:p w14:paraId="2995295F" w14:textId="337180CB"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56" w:history="1">
        <w:r w:rsidR="00ED4398" w:rsidRPr="00103D0C">
          <w:rPr>
            <w:rStyle w:val="Hipervnculo"/>
            <w:noProof/>
          </w:rPr>
          <w:t>Referencias</w:t>
        </w:r>
        <w:r w:rsidR="00ED4398">
          <w:rPr>
            <w:noProof/>
            <w:webHidden/>
          </w:rPr>
          <w:tab/>
        </w:r>
        <w:r w:rsidR="00ED4398">
          <w:rPr>
            <w:noProof/>
            <w:webHidden/>
          </w:rPr>
          <w:fldChar w:fldCharType="begin"/>
        </w:r>
        <w:r w:rsidR="00ED4398">
          <w:rPr>
            <w:noProof/>
            <w:webHidden/>
          </w:rPr>
          <w:instrText xml:space="preserve"> PAGEREF _Toc486015956 \h </w:instrText>
        </w:r>
        <w:r w:rsidR="00ED4398">
          <w:rPr>
            <w:noProof/>
            <w:webHidden/>
          </w:rPr>
        </w:r>
        <w:r w:rsidR="00ED4398">
          <w:rPr>
            <w:noProof/>
            <w:webHidden/>
          </w:rPr>
          <w:fldChar w:fldCharType="separate"/>
        </w:r>
        <w:r w:rsidR="00325219">
          <w:rPr>
            <w:noProof/>
            <w:webHidden/>
          </w:rPr>
          <w:t>47</w:t>
        </w:r>
        <w:r w:rsidR="00ED4398">
          <w:rPr>
            <w:noProof/>
            <w:webHidden/>
          </w:rPr>
          <w:fldChar w:fldCharType="end"/>
        </w:r>
      </w:hyperlink>
    </w:p>
    <w:p w14:paraId="5A60EFCF" w14:textId="16691526"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57" w:history="1">
        <w:r w:rsidR="00ED4398" w:rsidRPr="00103D0C">
          <w:rPr>
            <w:rStyle w:val="Hipervnculo"/>
            <w:noProof/>
          </w:rPr>
          <w:t>Glosario</w:t>
        </w:r>
        <w:r w:rsidR="00ED4398">
          <w:rPr>
            <w:noProof/>
            <w:webHidden/>
          </w:rPr>
          <w:tab/>
        </w:r>
        <w:r w:rsidR="00ED4398">
          <w:rPr>
            <w:noProof/>
            <w:webHidden/>
          </w:rPr>
          <w:fldChar w:fldCharType="begin"/>
        </w:r>
        <w:r w:rsidR="00ED4398">
          <w:rPr>
            <w:noProof/>
            <w:webHidden/>
          </w:rPr>
          <w:instrText xml:space="preserve"> PAGEREF _Toc486015957 \h </w:instrText>
        </w:r>
        <w:r w:rsidR="00ED4398">
          <w:rPr>
            <w:noProof/>
            <w:webHidden/>
          </w:rPr>
        </w:r>
        <w:r w:rsidR="00ED4398">
          <w:rPr>
            <w:noProof/>
            <w:webHidden/>
          </w:rPr>
          <w:fldChar w:fldCharType="separate"/>
        </w:r>
        <w:r w:rsidR="00325219">
          <w:rPr>
            <w:noProof/>
            <w:webHidden/>
          </w:rPr>
          <w:t>49</w:t>
        </w:r>
        <w:r w:rsidR="00ED4398">
          <w:rPr>
            <w:noProof/>
            <w:webHidden/>
          </w:rPr>
          <w:fldChar w:fldCharType="end"/>
        </w:r>
      </w:hyperlink>
    </w:p>
    <w:p w14:paraId="53DCD148" w14:textId="05A9B41B" w:rsidR="00ED4398" w:rsidRDefault="0040203D">
      <w:pPr>
        <w:pStyle w:val="TDC1"/>
        <w:tabs>
          <w:tab w:val="right" w:leader="dot" w:pos="8494"/>
        </w:tabs>
        <w:rPr>
          <w:rFonts w:asciiTheme="minorHAnsi" w:eastAsiaTheme="minorEastAsia" w:hAnsiTheme="minorHAnsi" w:cstheme="minorBidi"/>
          <w:noProof/>
          <w:sz w:val="22"/>
          <w:szCs w:val="22"/>
          <w:lang w:eastAsia="ja-JP"/>
        </w:rPr>
      </w:pPr>
      <w:hyperlink w:anchor="_Toc486015958" w:history="1">
        <w:r w:rsidR="00ED4398" w:rsidRPr="00103D0C">
          <w:rPr>
            <w:rStyle w:val="Hipervnculo"/>
            <w:noProof/>
          </w:rPr>
          <w:t>Anexos</w:t>
        </w:r>
        <w:r w:rsidR="00ED4398">
          <w:rPr>
            <w:noProof/>
            <w:webHidden/>
          </w:rPr>
          <w:tab/>
        </w:r>
        <w:r w:rsidR="00ED4398">
          <w:rPr>
            <w:noProof/>
            <w:webHidden/>
          </w:rPr>
          <w:fldChar w:fldCharType="begin"/>
        </w:r>
        <w:r w:rsidR="00ED4398">
          <w:rPr>
            <w:noProof/>
            <w:webHidden/>
          </w:rPr>
          <w:instrText xml:space="preserve"> PAGEREF _Toc486015958 \h </w:instrText>
        </w:r>
        <w:r w:rsidR="00ED4398">
          <w:rPr>
            <w:noProof/>
            <w:webHidden/>
          </w:rPr>
        </w:r>
        <w:r w:rsidR="00ED4398">
          <w:rPr>
            <w:noProof/>
            <w:webHidden/>
          </w:rPr>
          <w:fldChar w:fldCharType="separate"/>
        </w:r>
        <w:r w:rsidR="00325219">
          <w:rPr>
            <w:noProof/>
            <w:webHidden/>
          </w:rPr>
          <w:t>53</w:t>
        </w:r>
        <w:r w:rsidR="00ED4398">
          <w:rPr>
            <w:noProof/>
            <w:webHidden/>
          </w:rPr>
          <w:fldChar w:fldCharType="end"/>
        </w:r>
      </w:hyperlink>
    </w:p>
    <w:p w14:paraId="5955A560" w14:textId="74533D11" w:rsidR="00ED4398" w:rsidRDefault="0040203D">
      <w:pPr>
        <w:pStyle w:val="TDC2"/>
        <w:rPr>
          <w:rFonts w:asciiTheme="minorHAnsi" w:eastAsiaTheme="minorEastAsia" w:hAnsiTheme="minorHAnsi" w:cstheme="minorBidi"/>
          <w:color w:val="auto"/>
          <w:sz w:val="22"/>
          <w:szCs w:val="22"/>
          <w:lang w:eastAsia="ja-JP"/>
        </w:rPr>
      </w:pPr>
      <w:hyperlink w:anchor="_Toc486015959" w:history="1">
        <w:r w:rsidR="00ED4398" w:rsidRPr="00103D0C">
          <w:rPr>
            <w:rStyle w:val="Hipervnculo"/>
          </w:rPr>
          <w:t>Anexo A: Medida del Rendimiento de un Clasificador y Conjuntos Desequilibrados</w:t>
        </w:r>
        <w:r w:rsidR="00ED4398">
          <w:rPr>
            <w:webHidden/>
          </w:rPr>
          <w:tab/>
        </w:r>
        <w:r w:rsidR="00ED4398">
          <w:rPr>
            <w:webHidden/>
          </w:rPr>
          <w:fldChar w:fldCharType="begin"/>
        </w:r>
        <w:r w:rsidR="00ED4398">
          <w:rPr>
            <w:webHidden/>
          </w:rPr>
          <w:instrText xml:space="preserve"> PAGEREF _Toc486015959 \h </w:instrText>
        </w:r>
        <w:r w:rsidR="00ED4398">
          <w:rPr>
            <w:webHidden/>
          </w:rPr>
        </w:r>
        <w:r w:rsidR="00ED4398">
          <w:rPr>
            <w:webHidden/>
          </w:rPr>
          <w:fldChar w:fldCharType="separate"/>
        </w:r>
        <w:r w:rsidR="00325219">
          <w:rPr>
            <w:webHidden/>
          </w:rPr>
          <w:t>53</w:t>
        </w:r>
        <w:r w:rsidR="00ED4398">
          <w:rPr>
            <w:webHidden/>
          </w:rPr>
          <w:fldChar w:fldCharType="end"/>
        </w:r>
      </w:hyperlink>
    </w:p>
    <w:p w14:paraId="45B63522" w14:textId="0C238E05" w:rsidR="00ED4398" w:rsidRDefault="0040203D">
      <w:pPr>
        <w:pStyle w:val="TDC3"/>
        <w:rPr>
          <w:rFonts w:asciiTheme="minorHAnsi" w:eastAsiaTheme="minorEastAsia" w:hAnsiTheme="minorHAnsi" w:cstheme="minorBidi"/>
          <w:noProof/>
          <w:sz w:val="22"/>
          <w:szCs w:val="22"/>
          <w:lang w:eastAsia="ja-JP"/>
        </w:rPr>
      </w:pPr>
      <w:hyperlink w:anchor="_Toc486015960" w:history="1">
        <w:r w:rsidR="00ED4398" w:rsidRPr="00103D0C">
          <w:rPr>
            <w:rStyle w:val="Hipervnculo"/>
            <w:noProof/>
          </w:rPr>
          <w:t>Conjuntos de datos</w:t>
        </w:r>
        <w:r w:rsidR="00ED4398">
          <w:rPr>
            <w:noProof/>
            <w:webHidden/>
          </w:rPr>
          <w:tab/>
        </w:r>
        <w:r w:rsidR="00ED4398">
          <w:rPr>
            <w:noProof/>
            <w:webHidden/>
          </w:rPr>
          <w:fldChar w:fldCharType="begin"/>
        </w:r>
        <w:r w:rsidR="00ED4398">
          <w:rPr>
            <w:noProof/>
            <w:webHidden/>
          </w:rPr>
          <w:instrText xml:space="preserve"> PAGEREF _Toc486015960 \h </w:instrText>
        </w:r>
        <w:r w:rsidR="00ED4398">
          <w:rPr>
            <w:noProof/>
            <w:webHidden/>
          </w:rPr>
        </w:r>
        <w:r w:rsidR="00ED4398">
          <w:rPr>
            <w:noProof/>
            <w:webHidden/>
          </w:rPr>
          <w:fldChar w:fldCharType="separate"/>
        </w:r>
        <w:r w:rsidR="00325219">
          <w:rPr>
            <w:noProof/>
            <w:webHidden/>
          </w:rPr>
          <w:t>53</w:t>
        </w:r>
        <w:r w:rsidR="00ED4398">
          <w:rPr>
            <w:noProof/>
            <w:webHidden/>
          </w:rPr>
          <w:fldChar w:fldCharType="end"/>
        </w:r>
      </w:hyperlink>
    </w:p>
    <w:p w14:paraId="7A212A59" w14:textId="2B11CE49" w:rsidR="00ED4398" w:rsidRDefault="0040203D">
      <w:pPr>
        <w:pStyle w:val="TDC2"/>
        <w:rPr>
          <w:rFonts w:asciiTheme="minorHAnsi" w:eastAsiaTheme="minorEastAsia" w:hAnsiTheme="minorHAnsi" w:cstheme="minorBidi"/>
          <w:color w:val="auto"/>
          <w:sz w:val="22"/>
          <w:szCs w:val="22"/>
          <w:lang w:eastAsia="ja-JP"/>
        </w:rPr>
      </w:pPr>
      <w:hyperlink w:anchor="_Toc486015961" w:history="1">
        <w:r w:rsidR="00ED4398" w:rsidRPr="00103D0C">
          <w:rPr>
            <w:rStyle w:val="Hipervnculo"/>
          </w:rPr>
          <w:t>Anexo B: Clasificación tras Filtrado y Exhaustividad</w:t>
        </w:r>
        <w:r w:rsidR="00ED4398">
          <w:rPr>
            <w:webHidden/>
          </w:rPr>
          <w:tab/>
        </w:r>
        <w:r w:rsidR="00ED4398">
          <w:rPr>
            <w:webHidden/>
          </w:rPr>
          <w:fldChar w:fldCharType="begin"/>
        </w:r>
        <w:r w:rsidR="00ED4398">
          <w:rPr>
            <w:webHidden/>
          </w:rPr>
          <w:instrText xml:space="preserve"> PAGEREF _Toc486015961 \h </w:instrText>
        </w:r>
        <w:r w:rsidR="00ED4398">
          <w:rPr>
            <w:webHidden/>
          </w:rPr>
        </w:r>
        <w:r w:rsidR="00ED4398">
          <w:rPr>
            <w:webHidden/>
          </w:rPr>
          <w:fldChar w:fldCharType="separate"/>
        </w:r>
        <w:r w:rsidR="00325219">
          <w:rPr>
            <w:webHidden/>
          </w:rPr>
          <w:t>57</w:t>
        </w:r>
        <w:r w:rsidR="00ED4398">
          <w:rPr>
            <w:webHidden/>
          </w:rPr>
          <w:fldChar w:fldCharType="end"/>
        </w:r>
      </w:hyperlink>
    </w:p>
    <w:p w14:paraId="65627FBB" w14:textId="213C2D12" w:rsidR="00ED4398" w:rsidRDefault="0040203D">
      <w:pPr>
        <w:pStyle w:val="TDC3"/>
        <w:rPr>
          <w:rFonts w:asciiTheme="minorHAnsi" w:eastAsiaTheme="minorEastAsia" w:hAnsiTheme="minorHAnsi" w:cstheme="minorBidi"/>
          <w:noProof/>
          <w:sz w:val="22"/>
          <w:szCs w:val="22"/>
          <w:lang w:eastAsia="ja-JP"/>
        </w:rPr>
      </w:pPr>
      <w:hyperlink w:anchor="_Toc486015962" w:history="1">
        <w:r w:rsidR="00ED4398" w:rsidRPr="00103D0C">
          <w:rPr>
            <w:rStyle w:val="Hipervnculo"/>
            <w:noProof/>
          </w:rPr>
          <w:t>Prefiltrado de tuits para clasificación.</w:t>
        </w:r>
        <w:r w:rsidR="00ED4398">
          <w:rPr>
            <w:noProof/>
            <w:webHidden/>
          </w:rPr>
          <w:tab/>
        </w:r>
        <w:r w:rsidR="00ED4398">
          <w:rPr>
            <w:noProof/>
            <w:webHidden/>
          </w:rPr>
          <w:fldChar w:fldCharType="begin"/>
        </w:r>
        <w:r w:rsidR="00ED4398">
          <w:rPr>
            <w:noProof/>
            <w:webHidden/>
          </w:rPr>
          <w:instrText xml:space="preserve"> PAGEREF _Toc486015962 \h </w:instrText>
        </w:r>
        <w:r w:rsidR="00ED4398">
          <w:rPr>
            <w:noProof/>
            <w:webHidden/>
          </w:rPr>
        </w:r>
        <w:r w:rsidR="00ED4398">
          <w:rPr>
            <w:noProof/>
            <w:webHidden/>
          </w:rPr>
          <w:fldChar w:fldCharType="separate"/>
        </w:r>
        <w:r w:rsidR="00325219">
          <w:rPr>
            <w:noProof/>
            <w:webHidden/>
          </w:rPr>
          <w:t>57</w:t>
        </w:r>
        <w:r w:rsidR="00ED4398">
          <w:rPr>
            <w:noProof/>
            <w:webHidden/>
          </w:rPr>
          <w:fldChar w:fldCharType="end"/>
        </w:r>
      </w:hyperlink>
    </w:p>
    <w:p w14:paraId="0ECB1C40" w14:textId="568BB136" w:rsidR="00ED4398" w:rsidRDefault="0040203D">
      <w:pPr>
        <w:pStyle w:val="TDC3"/>
        <w:rPr>
          <w:rFonts w:asciiTheme="minorHAnsi" w:eastAsiaTheme="minorEastAsia" w:hAnsiTheme="minorHAnsi" w:cstheme="minorBidi"/>
          <w:noProof/>
          <w:sz w:val="22"/>
          <w:szCs w:val="22"/>
          <w:lang w:eastAsia="ja-JP"/>
        </w:rPr>
      </w:pPr>
      <w:hyperlink w:anchor="_Toc486015963" w:history="1">
        <w:r w:rsidR="00ED4398" w:rsidRPr="00103D0C">
          <w:rPr>
            <w:rStyle w:val="Hipervnculo"/>
            <w:noProof/>
          </w:rPr>
          <w:t>Medidas de desempeño de clasificadores.</w:t>
        </w:r>
        <w:r w:rsidR="00ED4398">
          <w:rPr>
            <w:noProof/>
            <w:webHidden/>
          </w:rPr>
          <w:tab/>
        </w:r>
        <w:r w:rsidR="00ED4398">
          <w:rPr>
            <w:noProof/>
            <w:webHidden/>
          </w:rPr>
          <w:fldChar w:fldCharType="begin"/>
        </w:r>
        <w:r w:rsidR="00ED4398">
          <w:rPr>
            <w:noProof/>
            <w:webHidden/>
          </w:rPr>
          <w:instrText xml:space="preserve"> PAGEREF _Toc486015963 \h </w:instrText>
        </w:r>
        <w:r w:rsidR="00ED4398">
          <w:rPr>
            <w:noProof/>
            <w:webHidden/>
          </w:rPr>
        </w:r>
        <w:r w:rsidR="00ED4398">
          <w:rPr>
            <w:noProof/>
            <w:webHidden/>
          </w:rPr>
          <w:fldChar w:fldCharType="separate"/>
        </w:r>
        <w:r w:rsidR="00325219">
          <w:rPr>
            <w:noProof/>
            <w:webHidden/>
          </w:rPr>
          <w:t>57</w:t>
        </w:r>
        <w:r w:rsidR="00ED4398">
          <w:rPr>
            <w:noProof/>
            <w:webHidden/>
          </w:rPr>
          <w:fldChar w:fldCharType="end"/>
        </w:r>
      </w:hyperlink>
    </w:p>
    <w:p w14:paraId="21078BA2" w14:textId="341CA62F" w:rsidR="00ED4398" w:rsidRDefault="0040203D">
      <w:pPr>
        <w:pStyle w:val="TDC3"/>
        <w:rPr>
          <w:rFonts w:asciiTheme="minorHAnsi" w:eastAsiaTheme="minorEastAsia" w:hAnsiTheme="minorHAnsi" w:cstheme="minorBidi"/>
          <w:noProof/>
          <w:sz w:val="22"/>
          <w:szCs w:val="22"/>
          <w:lang w:eastAsia="ja-JP"/>
        </w:rPr>
      </w:pPr>
      <w:hyperlink w:anchor="_Toc486015964" w:history="1">
        <w:r w:rsidR="00ED4398" w:rsidRPr="00103D0C">
          <w:rPr>
            <w:rStyle w:val="Hipervnculo"/>
            <w:noProof/>
          </w:rPr>
          <w:t>Exhaustividad del método.</w:t>
        </w:r>
        <w:r w:rsidR="00ED4398">
          <w:rPr>
            <w:noProof/>
            <w:webHidden/>
          </w:rPr>
          <w:tab/>
        </w:r>
        <w:r w:rsidR="00ED4398">
          <w:rPr>
            <w:noProof/>
            <w:webHidden/>
          </w:rPr>
          <w:fldChar w:fldCharType="begin"/>
        </w:r>
        <w:r w:rsidR="00ED4398">
          <w:rPr>
            <w:noProof/>
            <w:webHidden/>
          </w:rPr>
          <w:instrText xml:space="preserve"> PAGEREF _Toc486015964 \h </w:instrText>
        </w:r>
        <w:r w:rsidR="00ED4398">
          <w:rPr>
            <w:noProof/>
            <w:webHidden/>
          </w:rPr>
        </w:r>
        <w:r w:rsidR="00ED4398">
          <w:rPr>
            <w:noProof/>
            <w:webHidden/>
          </w:rPr>
          <w:fldChar w:fldCharType="separate"/>
        </w:r>
        <w:r w:rsidR="00325219">
          <w:rPr>
            <w:noProof/>
            <w:webHidden/>
          </w:rPr>
          <w:t>58</w:t>
        </w:r>
        <w:r w:rsidR="00ED4398">
          <w:rPr>
            <w:noProof/>
            <w:webHidden/>
          </w:rPr>
          <w:fldChar w:fldCharType="end"/>
        </w:r>
      </w:hyperlink>
    </w:p>
    <w:p w14:paraId="39848B29" w14:textId="4CD5D4A4" w:rsidR="00ED4398" w:rsidRDefault="0040203D">
      <w:pPr>
        <w:pStyle w:val="TDC3"/>
        <w:rPr>
          <w:rFonts w:asciiTheme="minorHAnsi" w:eastAsiaTheme="minorEastAsia" w:hAnsiTheme="minorHAnsi" w:cstheme="minorBidi"/>
          <w:noProof/>
          <w:sz w:val="22"/>
          <w:szCs w:val="22"/>
          <w:lang w:eastAsia="ja-JP"/>
        </w:rPr>
      </w:pPr>
      <w:hyperlink w:anchor="_Toc486015965" w:history="1">
        <w:r w:rsidR="00ED4398" w:rsidRPr="00103D0C">
          <w:rPr>
            <w:rStyle w:val="Hipervnculo"/>
            <w:noProof/>
          </w:rPr>
          <w:t>Clasificación sin prefiltrado.</w:t>
        </w:r>
        <w:r w:rsidR="00ED4398">
          <w:rPr>
            <w:noProof/>
            <w:webHidden/>
          </w:rPr>
          <w:tab/>
        </w:r>
        <w:r w:rsidR="00ED4398">
          <w:rPr>
            <w:noProof/>
            <w:webHidden/>
          </w:rPr>
          <w:fldChar w:fldCharType="begin"/>
        </w:r>
        <w:r w:rsidR="00ED4398">
          <w:rPr>
            <w:noProof/>
            <w:webHidden/>
          </w:rPr>
          <w:instrText xml:space="preserve"> PAGEREF _Toc486015965 \h </w:instrText>
        </w:r>
        <w:r w:rsidR="00ED4398">
          <w:rPr>
            <w:noProof/>
            <w:webHidden/>
          </w:rPr>
        </w:r>
        <w:r w:rsidR="00ED4398">
          <w:rPr>
            <w:noProof/>
            <w:webHidden/>
          </w:rPr>
          <w:fldChar w:fldCharType="separate"/>
        </w:r>
        <w:r w:rsidR="00325219">
          <w:rPr>
            <w:noProof/>
            <w:webHidden/>
          </w:rPr>
          <w:t>59</w:t>
        </w:r>
        <w:r w:rsidR="00ED4398">
          <w:rPr>
            <w:noProof/>
            <w:webHidden/>
          </w:rPr>
          <w:fldChar w:fldCharType="end"/>
        </w:r>
      </w:hyperlink>
    </w:p>
    <w:p w14:paraId="2CDB7E69" w14:textId="64563B84" w:rsidR="00ED4398" w:rsidRDefault="0040203D">
      <w:pPr>
        <w:pStyle w:val="TDC2"/>
        <w:rPr>
          <w:rFonts w:asciiTheme="minorHAnsi" w:eastAsiaTheme="minorEastAsia" w:hAnsiTheme="minorHAnsi" w:cstheme="minorBidi"/>
          <w:color w:val="auto"/>
          <w:sz w:val="22"/>
          <w:szCs w:val="22"/>
          <w:lang w:eastAsia="ja-JP"/>
        </w:rPr>
      </w:pPr>
      <w:hyperlink w:anchor="_Toc486015966" w:history="1">
        <w:r w:rsidR="00ED4398" w:rsidRPr="00103D0C">
          <w:rPr>
            <w:rStyle w:val="Hipervnculo"/>
          </w:rPr>
          <w:t>Anexo C: Clasificadores</w:t>
        </w:r>
        <w:r w:rsidR="00ED4398">
          <w:rPr>
            <w:webHidden/>
          </w:rPr>
          <w:tab/>
        </w:r>
        <w:r w:rsidR="00ED4398">
          <w:rPr>
            <w:webHidden/>
          </w:rPr>
          <w:fldChar w:fldCharType="begin"/>
        </w:r>
        <w:r w:rsidR="00ED4398">
          <w:rPr>
            <w:webHidden/>
          </w:rPr>
          <w:instrText xml:space="preserve"> PAGEREF _Toc486015966 \h </w:instrText>
        </w:r>
        <w:r w:rsidR="00ED4398">
          <w:rPr>
            <w:webHidden/>
          </w:rPr>
        </w:r>
        <w:r w:rsidR="00ED4398">
          <w:rPr>
            <w:webHidden/>
          </w:rPr>
          <w:fldChar w:fldCharType="separate"/>
        </w:r>
        <w:r w:rsidR="00325219">
          <w:rPr>
            <w:webHidden/>
          </w:rPr>
          <w:t>61</w:t>
        </w:r>
        <w:r w:rsidR="00ED4398">
          <w:rPr>
            <w:webHidden/>
          </w:rPr>
          <w:fldChar w:fldCharType="end"/>
        </w:r>
      </w:hyperlink>
    </w:p>
    <w:p w14:paraId="7B8D45CD" w14:textId="442C2D8C" w:rsidR="00ED4398" w:rsidRDefault="0040203D">
      <w:pPr>
        <w:pStyle w:val="TDC3"/>
        <w:rPr>
          <w:rFonts w:asciiTheme="minorHAnsi" w:eastAsiaTheme="minorEastAsia" w:hAnsiTheme="minorHAnsi" w:cstheme="minorBidi"/>
          <w:noProof/>
          <w:sz w:val="22"/>
          <w:szCs w:val="22"/>
          <w:lang w:eastAsia="ja-JP"/>
        </w:rPr>
      </w:pPr>
      <w:hyperlink w:anchor="_Toc486015967" w:history="1">
        <w:r w:rsidR="00ED4398" w:rsidRPr="00103D0C">
          <w:rPr>
            <w:rStyle w:val="Hipervnculo"/>
            <w:noProof/>
          </w:rPr>
          <w:t>Naïve Bayes</w:t>
        </w:r>
        <w:r w:rsidR="00ED4398">
          <w:rPr>
            <w:noProof/>
            <w:webHidden/>
          </w:rPr>
          <w:tab/>
        </w:r>
        <w:r w:rsidR="00ED4398">
          <w:rPr>
            <w:noProof/>
            <w:webHidden/>
          </w:rPr>
          <w:fldChar w:fldCharType="begin"/>
        </w:r>
        <w:r w:rsidR="00ED4398">
          <w:rPr>
            <w:noProof/>
            <w:webHidden/>
          </w:rPr>
          <w:instrText xml:space="preserve"> PAGEREF _Toc486015967 \h </w:instrText>
        </w:r>
        <w:r w:rsidR="00ED4398">
          <w:rPr>
            <w:noProof/>
            <w:webHidden/>
          </w:rPr>
        </w:r>
        <w:r w:rsidR="00ED4398">
          <w:rPr>
            <w:noProof/>
            <w:webHidden/>
          </w:rPr>
          <w:fldChar w:fldCharType="separate"/>
        </w:r>
        <w:r w:rsidR="00325219">
          <w:rPr>
            <w:noProof/>
            <w:webHidden/>
          </w:rPr>
          <w:t>61</w:t>
        </w:r>
        <w:r w:rsidR="00ED4398">
          <w:rPr>
            <w:noProof/>
            <w:webHidden/>
          </w:rPr>
          <w:fldChar w:fldCharType="end"/>
        </w:r>
      </w:hyperlink>
    </w:p>
    <w:p w14:paraId="75BBCA7F" w14:textId="335ED75D" w:rsidR="00ED4398" w:rsidRDefault="0040203D">
      <w:pPr>
        <w:pStyle w:val="TDC3"/>
        <w:rPr>
          <w:rFonts w:asciiTheme="minorHAnsi" w:eastAsiaTheme="minorEastAsia" w:hAnsiTheme="minorHAnsi" w:cstheme="minorBidi"/>
          <w:noProof/>
          <w:sz w:val="22"/>
          <w:szCs w:val="22"/>
          <w:lang w:eastAsia="ja-JP"/>
        </w:rPr>
      </w:pPr>
      <w:hyperlink w:anchor="_Toc486015968" w:history="1">
        <w:r w:rsidR="00ED4398" w:rsidRPr="00103D0C">
          <w:rPr>
            <w:rStyle w:val="Hipervnculo"/>
            <w:noProof/>
          </w:rPr>
          <w:t>K vecinos más próximos (K-NN)</w:t>
        </w:r>
        <w:r w:rsidR="00ED4398">
          <w:rPr>
            <w:noProof/>
            <w:webHidden/>
          </w:rPr>
          <w:tab/>
        </w:r>
        <w:r w:rsidR="00ED4398">
          <w:rPr>
            <w:noProof/>
            <w:webHidden/>
          </w:rPr>
          <w:fldChar w:fldCharType="begin"/>
        </w:r>
        <w:r w:rsidR="00ED4398">
          <w:rPr>
            <w:noProof/>
            <w:webHidden/>
          </w:rPr>
          <w:instrText xml:space="preserve"> PAGEREF _Toc486015968 \h </w:instrText>
        </w:r>
        <w:r w:rsidR="00ED4398">
          <w:rPr>
            <w:noProof/>
            <w:webHidden/>
          </w:rPr>
        </w:r>
        <w:r w:rsidR="00ED4398">
          <w:rPr>
            <w:noProof/>
            <w:webHidden/>
          </w:rPr>
          <w:fldChar w:fldCharType="separate"/>
        </w:r>
        <w:r w:rsidR="00325219">
          <w:rPr>
            <w:noProof/>
            <w:webHidden/>
          </w:rPr>
          <w:t>61</w:t>
        </w:r>
        <w:r w:rsidR="00ED4398">
          <w:rPr>
            <w:noProof/>
            <w:webHidden/>
          </w:rPr>
          <w:fldChar w:fldCharType="end"/>
        </w:r>
      </w:hyperlink>
    </w:p>
    <w:p w14:paraId="4054623F" w14:textId="2F5531E7" w:rsidR="00ED4398" w:rsidRDefault="0040203D">
      <w:pPr>
        <w:pStyle w:val="TDC3"/>
        <w:rPr>
          <w:rFonts w:asciiTheme="minorHAnsi" w:eastAsiaTheme="minorEastAsia" w:hAnsiTheme="minorHAnsi" w:cstheme="minorBidi"/>
          <w:noProof/>
          <w:sz w:val="22"/>
          <w:szCs w:val="22"/>
          <w:lang w:eastAsia="ja-JP"/>
        </w:rPr>
      </w:pPr>
      <w:hyperlink w:anchor="_Toc486015969" w:history="1">
        <w:r w:rsidR="00ED4398" w:rsidRPr="00103D0C">
          <w:rPr>
            <w:rStyle w:val="Hipervnculo"/>
            <w:noProof/>
          </w:rPr>
          <w:t>Árboles de decisión.</w:t>
        </w:r>
        <w:r w:rsidR="00ED4398">
          <w:rPr>
            <w:noProof/>
            <w:webHidden/>
          </w:rPr>
          <w:tab/>
        </w:r>
        <w:r w:rsidR="00ED4398">
          <w:rPr>
            <w:noProof/>
            <w:webHidden/>
          </w:rPr>
          <w:fldChar w:fldCharType="begin"/>
        </w:r>
        <w:r w:rsidR="00ED4398">
          <w:rPr>
            <w:noProof/>
            <w:webHidden/>
          </w:rPr>
          <w:instrText xml:space="preserve"> PAGEREF _Toc486015969 \h </w:instrText>
        </w:r>
        <w:r w:rsidR="00ED4398">
          <w:rPr>
            <w:noProof/>
            <w:webHidden/>
          </w:rPr>
        </w:r>
        <w:r w:rsidR="00ED4398">
          <w:rPr>
            <w:noProof/>
            <w:webHidden/>
          </w:rPr>
          <w:fldChar w:fldCharType="separate"/>
        </w:r>
        <w:r w:rsidR="00325219">
          <w:rPr>
            <w:noProof/>
            <w:webHidden/>
          </w:rPr>
          <w:t>63</w:t>
        </w:r>
        <w:r w:rsidR="00ED4398">
          <w:rPr>
            <w:noProof/>
            <w:webHidden/>
          </w:rPr>
          <w:fldChar w:fldCharType="end"/>
        </w:r>
      </w:hyperlink>
    </w:p>
    <w:p w14:paraId="0049EB53" w14:textId="254AD657" w:rsidR="00ED4398" w:rsidRDefault="0040203D">
      <w:pPr>
        <w:pStyle w:val="TDC3"/>
        <w:rPr>
          <w:rFonts w:asciiTheme="minorHAnsi" w:eastAsiaTheme="minorEastAsia" w:hAnsiTheme="minorHAnsi" w:cstheme="minorBidi"/>
          <w:noProof/>
          <w:sz w:val="22"/>
          <w:szCs w:val="22"/>
          <w:lang w:eastAsia="ja-JP"/>
        </w:rPr>
      </w:pPr>
      <w:hyperlink w:anchor="_Toc486015970" w:history="1">
        <w:r w:rsidR="00ED4398" w:rsidRPr="00103D0C">
          <w:rPr>
            <w:rStyle w:val="Hipervnculo"/>
            <w:noProof/>
          </w:rPr>
          <w:t>Redes Neuronales.</w:t>
        </w:r>
        <w:r w:rsidR="00ED4398">
          <w:rPr>
            <w:noProof/>
            <w:webHidden/>
          </w:rPr>
          <w:tab/>
        </w:r>
        <w:r w:rsidR="00ED4398">
          <w:rPr>
            <w:noProof/>
            <w:webHidden/>
          </w:rPr>
          <w:fldChar w:fldCharType="begin"/>
        </w:r>
        <w:r w:rsidR="00ED4398">
          <w:rPr>
            <w:noProof/>
            <w:webHidden/>
          </w:rPr>
          <w:instrText xml:space="preserve"> PAGEREF _Toc486015970 \h </w:instrText>
        </w:r>
        <w:r w:rsidR="00ED4398">
          <w:rPr>
            <w:noProof/>
            <w:webHidden/>
          </w:rPr>
        </w:r>
        <w:r w:rsidR="00ED4398">
          <w:rPr>
            <w:noProof/>
            <w:webHidden/>
          </w:rPr>
          <w:fldChar w:fldCharType="separate"/>
        </w:r>
        <w:r w:rsidR="00325219">
          <w:rPr>
            <w:noProof/>
            <w:webHidden/>
          </w:rPr>
          <w:t>64</w:t>
        </w:r>
        <w:r w:rsidR="00ED4398">
          <w:rPr>
            <w:noProof/>
            <w:webHidden/>
          </w:rPr>
          <w:fldChar w:fldCharType="end"/>
        </w:r>
      </w:hyperlink>
    </w:p>
    <w:p w14:paraId="2ED579DD" w14:textId="7A00863A" w:rsidR="00ED4398" w:rsidRDefault="0040203D">
      <w:pPr>
        <w:pStyle w:val="TDC2"/>
        <w:rPr>
          <w:rFonts w:asciiTheme="minorHAnsi" w:eastAsiaTheme="minorEastAsia" w:hAnsiTheme="minorHAnsi" w:cstheme="minorBidi"/>
          <w:color w:val="auto"/>
          <w:sz w:val="22"/>
          <w:szCs w:val="22"/>
          <w:lang w:eastAsia="ja-JP"/>
        </w:rPr>
      </w:pPr>
      <w:hyperlink w:anchor="_Toc486015971" w:history="1">
        <w:r w:rsidR="00ED4398" w:rsidRPr="00103D0C">
          <w:rPr>
            <w:rStyle w:val="Hipervnculo"/>
          </w:rPr>
          <w:t>Anexo D: Clasificadores sensibles a costes</w:t>
        </w:r>
        <w:r w:rsidR="00ED4398">
          <w:rPr>
            <w:webHidden/>
          </w:rPr>
          <w:tab/>
        </w:r>
        <w:r w:rsidR="00ED4398">
          <w:rPr>
            <w:webHidden/>
          </w:rPr>
          <w:fldChar w:fldCharType="begin"/>
        </w:r>
        <w:r w:rsidR="00ED4398">
          <w:rPr>
            <w:webHidden/>
          </w:rPr>
          <w:instrText xml:space="preserve"> PAGEREF _Toc486015971 \h </w:instrText>
        </w:r>
        <w:r w:rsidR="00ED4398">
          <w:rPr>
            <w:webHidden/>
          </w:rPr>
        </w:r>
        <w:r w:rsidR="00ED4398">
          <w:rPr>
            <w:webHidden/>
          </w:rPr>
          <w:fldChar w:fldCharType="separate"/>
        </w:r>
        <w:r w:rsidR="00325219">
          <w:rPr>
            <w:webHidden/>
          </w:rPr>
          <w:t>65</w:t>
        </w:r>
        <w:r w:rsidR="00ED4398">
          <w:rPr>
            <w:webHidden/>
          </w:rPr>
          <w:fldChar w:fldCharType="end"/>
        </w:r>
      </w:hyperlink>
    </w:p>
    <w:p w14:paraId="4EB0DB4B" w14:textId="4DD5BD5F" w:rsidR="00ED4398" w:rsidRDefault="0040203D">
      <w:pPr>
        <w:pStyle w:val="TDC2"/>
        <w:rPr>
          <w:rFonts w:asciiTheme="minorHAnsi" w:eastAsiaTheme="minorEastAsia" w:hAnsiTheme="minorHAnsi" w:cstheme="minorBidi"/>
          <w:color w:val="auto"/>
          <w:sz w:val="22"/>
          <w:szCs w:val="22"/>
          <w:lang w:eastAsia="ja-JP"/>
        </w:rPr>
      </w:pPr>
      <w:hyperlink w:anchor="_Toc486015972" w:history="1">
        <w:r w:rsidR="00ED4398" w:rsidRPr="00103D0C">
          <w:rPr>
            <w:rStyle w:val="Hipervnculo"/>
          </w:rPr>
          <w:t>Anexo E: Relación de sinonimia</w:t>
        </w:r>
        <w:r w:rsidR="00ED4398">
          <w:rPr>
            <w:webHidden/>
          </w:rPr>
          <w:tab/>
        </w:r>
        <w:r w:rsidR="00ED4398">
          <w:rPr>
            <w:webHidden/>
          </w:rPr>
          <w:fldChar w:fldCharType="begin"/>
        </w:r>
        <w:r w:rsidR="00ED4398">
          <w:rPr>
            <w:webHidden/>
          </w:rPr>
          <w:instrText xml:space="preserve"> PAGEREF _Toc486015972 \h </w:instrText>
        </w:r>
        <w:r w:rsidR="00ED4398">
          <w:rPr>
            <w:webHidden/>
          </w:rPr>
        </w:r>
        <w:r w:rsidR="00ED4398">
          <w:rPr>
            <w:webHidden/>
          </w:rPr>
          <w:fldChar w:fldCharType="separate"/>
        </w:r>
        <w:r w:rsidR="00325219">
          <w:rPr>
            <w:webHidden/>
          </w:rPr>
          <w:t>67</w:t>
        </w:r>
        <w:r w:rsidR="00ED4398">
          <w:rPr>
            <w:webHidden/>
          </w:rPr>
          <w:fldChar w:fldCharType="end"/>
        </w:r>
      </w:hyperlink>
    </w:p>
    <w:p w14:paraId="71D9A376" w14:textId="65D79999" w:rsidR="00ED4398" w:rsidRDefault="0040203D">
      <w:pPr>
        <w:pStyle w:val="TDC2"/>
        <w:rPr>
          <w:rFonts w:asciiTheme="minorHAnsi" w:eastAsiaTheme="minorEastAsia" w:hAnsiTheme="minorHAnsi" w:cstheme="minorBidi"/>
          <w:color w:val="auto"/>
          <w:sz w:val="22"/>
          <w:szCs w:val="22"/>
          <w:lang w:eastAsia="ja-JP"/>
        </w:rPr>
      </w:pPr>
      <w:hyperlink w:anchor="_Toc486015973" w:history="1">
        <w:r w:rsidR="00ED4398" w:rsidRPr="00103D0C">
          <w:rPr>
            <w:rStyle w:val="Hipervnculo"/>
          </w:rPr>
          <w:t>Anexo F: Clasificación con stemming</w:t>
        </w:r>
        <w:r w:rsidR="00ED4398">
          <w:rPr>
            <w:webHidden/>
          </w:rPr>
          <w:tab/>
        </w:r>
        <w:r w:rsidR="00ED4398">
          <w:rPr>
            <w:webHidden/>
          </w:rPr>
          <w:fldChar w:fldCharType="begin"/>
        </w:r>
        <w:r w:rsidR="00ED4398">
          <w:rPr>
            <w:webHidden/>
          </w:rPr>
          <w:instrText xml:space="preserve"> PAGEREF _Toc486015973 \h </w:instrText>
        </w:r>
        <w:r w:rsidR="00ED4398">
          <w:rPr>
            <w:webHidden/>
          </w:rPr>
        </w:r>
        <w:r w:rsidR="00ED4398">
          <w:rPr>
            <w:webHidden/>
          </w:rPr>
          <w:fldChar w:fldCharType="separate"/>
        </w:r>
        <w:r w:rsidR="00325219">
          <w:rPr>
            <w:webHidden/>
          </w:rPr>
          <w:t>69</w:t>
        </w:r>
        <w:r w:rsidR="00ED4398">
          <w:rPr>
            <w:webHidden/>
          </w:rPr>
          <w:fldChar w:fldCharType="end"/>
        </w:r>
      </w:hyperlink>
    </w:p>
    <w:p w14:paraId="4560D031" w14:textId="106C66B4" w:rsidR="00ED4398" w:rsidRDefault="0040203D">
      <w:pPr>
        <w:pStyle w:val="TDC2"/>
        <w:rPr>
          <w:rFonts w:asciiTheme="minorHAnsi" w:eastAsiaTheme="minorEastAsia" w:hAnsiTheme="minorHAnsi" w:cstheme="minorBidi"/>
          <w:color w:val="auto"/>
          <w:sz w:val="22"/>
          <w:szCs w:val="22"/>
          <w:lang w:eastAsia="ja-JP"/>
        </w:rPr>
      </w:pPr>
      <w:hyperlink w:anchor="_Toc486015974" w:history="1">
        <w:r w:rsidR="00ED4398" w:rsidRPr="00103D0C">
          <w:rPr>
            <w:rStyle w:val="Hipervnculo"/>
          </w:rPr>
          <w:t>Anexo G: Manual del usuario</w:t>
        </w:r>
        <w:r w:rsidR="00ED4398">
          <w:rPr>
            <w:webHidden/>
          </w:rPr>
          <w:tab/>
        </w:r>
        <w:r w:rsidR="00ED4398">
          <w:rPr>
            <w:webHidden/>
          </w:rPr>
          <w:fldChar w:fldCharType="begin"/>
        </w:r>
        <w:r w:rsidR="00ED4398">
          <w:rPr>
            <w:webHidden/>
          </w:rPr>
          <w:instrText xml:space="preserve"> PAGEREF _Toc486015974 \h </w:instrText>
        </w:r>
        <w:r w:rsidR="00ED4398">
          <w:rPr>
            <w:webHidden/>
          </w:rPr>
        </w:r>
        <w:r w:rsidR="00ED4398">
          <w:rPr>
            <w:webHidden/>
          </w:rPr>
          <w:fldChar w:fldCharType="separate"/>
        </w:r>
        <w:r w:rsidR="00325219">
          <w:rPr>
            <w:webHidden/>
          </w:rPr>
          <w:t>71</w:t>
        </w:r>
        <w:r w:rsidR="00ED4398">
          <w:rPr>
            <w:webHidden/>
          </w:rPr>
          <w:fldChar w:fldCharType="end"/>
        </w:r>
      </w:hyperlink>
    </w:p>
    <w:p w14:paraId="32F62879" w14:textId="77777777" w:rsidR="00BF4CE8" w:rsidRDefault="007E7BC2" w:rsidP="00305253">
      <w:pPr>
        <w:rPr>
          <w:b/>
          <w:bCs/>
        </w:rPr>
        <w:sectPr w:rsidR="00BF4CE8" w:rsidSect="007A221B">
          <w:type w:val="oddPage"/>
          <w:pgSz w:w="11906" w:h="16838"/>
          <w:pgMar w:top="1417" w:right="1701" w:bottom="1417" w:left="1701" w:header="708" w:footer="708" w:gutter="0"/>
          <w:pgNumType w:start="1"/>
          <w:cols w:space="708"/>
          <w:docGrid w:linePitch="360"/>
        </w:sectPr>
      </w:pPr>
      <w:r>
        <w:rPr>
          <w:b/>
          <w:bCs/>
        </w:rPr>
        <w:fldChar w:fldCharType="end"/>
      </w:r>
    </w:p>
    <w:p w14:paraId="361EA05B" w14:textId="612A6875" w:rsidR="007E7BC2" w:rsidRDefault="007E7BC2" w:rsidP="00305253"/>
    <w:p w14:paraId="4FFA9268" w14:textId="77777777" w:rsidR="007E7BC2" w:rsidRPr="008C16C4" w:rsidRDefault="007E7BC2" w:rsidP="007E7BC2">
      <w:pPr>
        <w:jc w:val="center"/>
        <w:rPr>
          <w:b/>
          <w:bCs/>
          <w:sz w:val="32"/>
          <w:szCs w:val="32"/>
        </w:rPr>
      </w:pPr>
      <w:bookmarkStart w:id="143" w:name="_Toc485663085"/>
      <w:bookmarkStart w:id="144" w:name="_Toc485663264"/>
      <w:bookmarkStart w:id="145" w:name="_Toc485663470"/>
      <w:bookmarkStart w:id="146" w:name="_Toc485712751"/>
      <w:bookmarkStart w:id="147" w:name="_Toc485730043"/>
      <w:bookmarkStart w:id="148" w:name="_Toc485740807"/>
      <w:bookmarkStart w:id="149" w:name="_Toc485795897"/>
      <w:bookmarkStart w:id="150" w:name="_Toc485796026"/>
      <w:bookmarkStart w:id="151" w:name="_Toc485814346"/>
      <w:bookmarkStart w:id="152" w:name="_Toc485815131"/>
      <w:bookmarkStart w:id="153" w:name="_Toc485893808"/>
      <w:bookmarkStart w:id="154" w:name="_Toc485898161"/>
      <w:r w:rsidRPr="008C16C4">
        <w:rPr>
          <w:b/>
          <w:sz w:val="32"/>
          <w:szCs w:val="32"/>
          <w:lang w:val="en-US"/>
        </w:rPr>
        <w:t>ÍNDICE DE</w:t>
      </w:r>
      <w:r w:rsidRPr="008C16C4">
        <w:rPr>
          <w:b/>
          <w:sz w:val="32"/>
          <w:szCs w:val="32"/>
          <w:lang w:val="es-MX"/>
        </w:rPr>
        <w:t xml:space="preserve"> FIGURAS</w:t>
      </w:r>
      <w:bookmarkEnd w:id="143"/>
      <w:bookmarkEnd w:id="144"/>
      <w:bookmarkEnd w:id="145"/>
      <w:bookmarkEnd w:id="146"/>
      <w:bookmarkEnd w:id="147"/>
      <w:bookmarkEnd w:id="148"/>
      <w:bookmarkEnd w:id="149"/>
      <w:bookmarkEnd w:id="150"/>
      <w:bookmarkEnd w:id="151"/>
      <w:bookmarkEnd w:id="152"/>
      <w:bookmarkEnd w:id="153"/>
      <w:bookmarkEnd w:id="154"/>
    </w:p>
    <w:bookmarkStart w:id="155" w:name="_Toc485663086"/>
    <w:bookmarkStart w:id="156" w:name="_Toc485663265"/>
    <w:bookmarkStart w:id="157" w:name="_Toc485663471"/>
    <w:bookmarkStart w:id="158" w:name="_Toc485712752"/>
    <w:bookmarkStart w:id="159" w:name="_Toc485730044"/>
    <w:bookmarkStart w:id="160" w:name="_Toc485740808"/>
    <w:bookmarkStart w:id="161" w:name="_Toc485795898"/>
    <w:bookmarkStart w:id="162" w:name="_Toc485796027"/>
    <w:bookmarkStart w:id="163" w:name="_Toc485814347"/>
    <w:p w14:paraId="358EBEA2" w14:textId="39E31AA5" w:rsidR="00ED4398" w:rsidRDefault="007E7BC2">
      <w:pPr>
        <w:pStyle w:val="Tabladeilustraciones"/>
        <w:tabs>
          <w:tab w:val="right" w:leader="dot" w:pos="8494"/>
        </w:tabs>
        <w:rPr>
          <w:rFonts w:asciiTheme="minorHAnsi" w:eastAsiaTheme="minorEastAsia" w:hAnsiTheme="minorHAnsi" w:cstheme="minorBidi"/>
          <w:caps w:val="0"/>
          <w:noProof/>
          <w:sz w:val="22"/>
          <w:szCs w:val="22"/>
          <w:lang w:eastAsia="ja-JP"/>
        </w:rPr>
      </w:pPr>
      <w:r>
        <w:rPr>
          <w:lang w:val="en-US"/>
        </w:rPr>
        <w:fldChar w:fldCharType="begin"/>
      </w:r>
      <w:r>
        <w:rPr>
          <w:lang w:val="en-US"/>
        </w:rPr>
        <w:instrText xml:space="preserve"> TOC \h \z \c "Figura" </w:instrText>
      </w:r>
      <w:r>
        <w:rPr>
          <w:lang w:val="en-US"/>
        </w:rPr>
        <w:fldChar w:fldCharType="separate"/>
      </w:r>
      <w:hyperlink w:anchor="_Toc486016018" w:history="1">
        <w:r w:rsidR="00ED4398" w:rsidRPr="00601DF9">
          <w:rPr>
            <w:rStyle w:val="Hipervnculo"/>
            <w:noProof/>
          </w:rPr>
          <w:t>Figura 1</w:t>
        </w:r>
        <w:r w:rsidR="00ED4398" w:rsidRPr="00601DF9">
          <w:rPr>
            <w:rStyle w:val="Hipervnculo"/>
            <w:noProof/>
          </w:rPr>
          <w:noBreakHyphen/>
          <w:t>1: Ciclo de Atención a un Tema</w:t>
        </w:r>
        <w:r w:rsidR="00ED4398">
          <w:rPr>
            <w:noProof/>
            <w:webHidden/>
          </w:rPr>
          <w:tab/>
        </w:r>
        <w:r w:rsidR="00ED4398">
          <w:rPr>
            <w:noProof/>
            <w:webHidden/>
          </w:rPr>
          <w:fldChar w:fldCharType="begin"/>
        </w:r>
        <w:r w:rsidR="00ED4398">
          <w:rPr>
            <w:noProof/>
            <w:webHidden/>
          </w:rPr>
          <w:instrText xml:space="preserve"> PAGEREF _Toc486016018 \h </w:instrText>
        </w:r>
        <w:r w:rsidR="00ED4398">
          <w:rPr>
            <w:noProof/>
            <w:webHidden/>
          </w:rPr>
        </w:r>
        <w:r w:rsidR="00ED4398">
          <w:rPr>
            <w:noProof/>
            <w:webHidden/>
          </w:rPr>
          <w:fldChar w:fldCharType="separate"/>
        </w:r>
        <w:r w:rsidR="00325219">
          <w:rPr>
            <w:noProof/>
            <w:webHidden/>
          </w:rPr>
          <w:t>3</w:t>
        </w:r>
        <w:r w:rsidR="00ED4398">
          <w:rPr>
            <w:noProof/>
            <w:webHidden/>
          </w:rPr>
          <w:fldChar w:fldCharType="end"/>
        </w:r>
      </w:hyperlink>
    </w:p>
    <w:p w14:paraId="40342F88" w14:textId="0B50676F"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19" w:history="1">
        <w:r w:rsidR="00ED4398" w:rsidRPr="00601DF9">
          <w:rPr>
            <w:rStyle w:val="Hipervnculo"/>
            <w:noProof/>
          </w:rPr>
          <w:t>Figura 1</w:t>
        </w:r>
        <w:r w:rsidR="00ED4398" w:rsidRPr="00601DF9">
          <w:rPr>
            <w:rStyle w:val="Hipervnculo"/>
            <w:noProof/>
          </w:rPr>
          <w:noBreakHyphen/>
          <w:t>2: Errores de Clasificación en Muestras Desequilibradas</w:t>
        </w:r>
        <w:r w:rsidR="00ED4398">
          <w:rPr>
            <w:noProof/>
            <w:webHidden/>
          </w:rPr>
          <w:tab/>
        </w:r>
        <w:r w:rsidR="00ED4398">
          <w:rPr>
            <w:noProof/>
            <w:webHidden/>
          </w:rPr>
          <w:fldChar w:fldCharType="begin"/>
        </w:r>
        <w:r w:rsidR="00ED4398">
          <w:rPr>
            <w:noProof/>
            <w:webHidden/>
          </w:rPr>
          <w:instrText xml:space="preserve"> PAGEREF _Toc486016019 \h </w:instrText>
        </w:r>
        <w:r w:rsidR="00ED4398">
          <w:rPr>
            <w:noProof/>
            <w:webHidden/>
          </w:rPr>
        </w:r>
        <w:r w:rsidR="00ED4398">
          <w:rPr>
            <w:noProof/>
            <w:webHidden/>
          </w:rPr>
          <w:fldChar w:fldCharType="separate"/>
        </w:r>
        <w:r w:rsidR="00325219">
          <w:rPr>
            <w:noProof/>
            <w:webHidden/>
          </w:rPr>
          <w:t>4</w:t>
        </w:r>
        <w:r w:rsidR="00ED4398">
          <w:rPr>
            <w:noProof/>
            <w:webHidden/>
          </w:rPr>
          <w:fldChar w:fldCharType="end"/>
        </w:r>
      </w:hyperlink>
    </w:p>
    <w:p w14:paraId="2D1056B7" w14:textId="646CC35C"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0" w:history="1">
        <w:r w:rsidR="00ED4398" w:rsidRPr="00601DF9">
          <w:rPr>
            <w:rStyle w:val="Hipervnculo"/>
            <w:noProof/>
          </w:rPr>
          <w:t>Figura 1</w:t>
        </w:r>
        <w:r w:rsidR="00ED4398" w:rsidRPr="00601DF9">
          <w:rPr>
            <w:rStyle w:val="Hipervnculo"/>
            <w:noProof/>
          </w:rPr>
          <w:noBreakHyphen/>
          <w:t>3: Filtrado del Conjunto Inicial</w:t>
        </w:r>
        <w:r w:rsidR="00ED4398">
          <w:rPr>
            <w:noProof/>
            <w:webHidden/>
          </w:rPr>
          <w:tab/>
        </w:r>
        <w:r w:rsidR="00ED4398">
          <w:rPr>
            <w:noProof/>
            <w:webHidden/>
          </w:rPr>
          <w:fldChar w:fldCharType="begin"/>
        </w:r>
        <w:r w:rsidR="00ED4398">
          <w:rPr>
            <w:noProof/>
            <w:webHidden/>
          </w:rPr>
          <w:instrText xml:space="preserve"> PAGEREF _Toc486016020 \h </w:instrText>
        </w:r>
        <w:r w:rsidR="00ED4398">
          <w:rPr>
            <w:noProof/>
            <w:webHidden/>
          </w:rPr>
        </w:r>
        <w:r w:rsidR="00ED4398">
          <w:rPr>
            <w:noProof/>
            <w:webHidden/>
          </w:rPr>
          <w:fldChar w:fldCharType="separate"/>
        </w:r>
        <w:r w:rsidR="00325219">
          <w:rPr>
            <w:noProof/>
            <w:webHidden/>
          </w:rPr>
          <w:t>4</w:t>
        </w:r>
        <w:r w:rsidR="00ED4398">
          <w:rPr>
            <w:noProof/>
            <w:webHidden/>
          </w:rPr>
          <w:fldChar w:fldCharType="end"/>
        </w:r>
      </w:hyperlink>
    </w:p>
    <w:p w14:paraId="66DB69F1" w14:textId="0FB31011"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1" w:history="1">
        <w:r w:rsidR="00ED4398" w:rsidRPr="00601DF9">
          <w:rPr>
            <w:rStyle w:val="Hipervnculo"/>
            <w:noProof/>
          </w:rPr>
          <w:t>Figura 1</w:t>
        </w:r>
        <w:r w:rsidR="00ED4398" w:rsidRPr="00601DF9">
          <w:rPr>
            <w:rStyle w:val="Hipervnculo"/>
            <w:noProof/>
          </w:rPr>
          <w:noBreakHyphen/>
          <w:t>4: Clasificación tras Filtrado</w:t>
        </w:r>
        <w:r w:rsidR="00ED4398">
          <w:rPr>
            <w:noProof/>
            <w:webHidden/>
          </w:rPr>
          <w:tab/>
        </w:r>
        <w:r w:rsidR="00ED4398">
          <w:rPr>
            <w:noProof/>
            <w:webHidden/>
          </w:rPr>
          <w:fldChar w:fldCharType="begin"/>
        </w:r>
        <w:r w:rsidR="00ED4398">
          <w:rPr>
            <w:noProof/>
            <w:webHidden/>
          </w:rPr>
          <w:instrText xml:space="preserve"> PAGEREF _Toc486016021 \h </w:instrText>
        </w:r>
        <w:r w:rsidR="00ED4398">
          <w:rPr>
            <w:noProof/>
            <w:webHidden/>
          </w:rPr>
        </w:r>
        <w:r w:rsidR="00ED4398">
          <w:rPr>
            <w:noProof/>
            <w:webHidden/>
          </w:rPr>
          <w:fldChar w:fldCharType="separate"/>
        </w:r>
        <w:r w:rsidR="00325219">
          <w:rPr>
            <w:noProof/>
            <w:webHidden/>
          </w:rPr>
          <w:t>5</w:t>
        </w:r>
        <w:r w:rsidR="00ED4398">
          <w:rPr>
            <w:noProof/>
            <w:webHidden/>
          </w:rPr>
          <w:fldChar w:fldCharType="end"/>
        </w:r>
      </w:hyperlink>
    </w:p>
    <w:p w14:paraId="0A7C3CFD" w14:textId="2C820809"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2" w:history="1">
        <w:r w:rsidR="00ED4398" w:rsidRPr="00601DF9">
          <w:rPr>
            <w:rStyle w:val="Hipervnculo"/>
            <w:noProof/>
          </w:rPr>
          <w:t>Figura 3</w:t>
        </w:r>
        <w:r w:rsidR="00ED4398" w:rsidRPr="00601DF9">
          <w:rPr>
            <w:rStyle w:val="Hipervnculo"/>
            <w:noProof/>
          </w:rPr>
          <w:noBreakHyphen/>
          <w:t>1: Tuit una vez se ha extraído la Información.</w:t>
        </w:r>
        <w:r w:rsidR="00ED4398">
          <w:rPr>
            <w:noProof/>
            <w:webHidden/>
          </w:rPr>
          <w:tab/>
        </w:r>
        <w:r w:rsidR="00ED4398">
          <w:rPr>
            <w:noProof/>
            <w:webHidden/>
          </w:rPr>
          <w:fldChar w:fldCharType="begin"/>
        </w:r>
        <w:r w:rsidR="00ED4398">
          <w:rPr>
            <w:noProof/>
            <w:webHidden/>
          </w:rPr>
          <w:instrText xml:space="preserve"> PAGEREF _Toc486016022 \h </w:instrText>
        </w:r>
        <w:r w:rsidR="00ED4398">
          <w:rPr>
            <w:noProof/>
            <w:webHidden/>
          </w:rPr>
        </w:r>
        <w:r w:rsidR="00ED4398">
          <w:rPr>
            <w:noProof/>
            <w:webHidden/>
          </w:rPr>
          <w:fldChar w:fldCharType="separate"/>
        </w:r>
        <w:r w:rsidR="00325219">
          <w:rPr>
            <w:noProof/>
            <w:webHidden/>
          </w:rPr>
          <w:t>16</w:t>
        </w:r>
        <w:r w:rsidR="00ED4398">
          <w:rPr>
            <w:noProof/>
            <w:webHidden/>
          </w:rPr>
          <w:fldChar w:fldCharType="end"/>
        </w:r>
      </w:hyperlink>
    </w:p>
    <w:p w14:paraId="5B3C61BE" w14:textId="72DA8937"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3" w:history="1">
        <w:r w:rsidR="00ED4398" w:rsidRPr="00601DF9">
          <w:rPr>
            <w:rStyle w:val="Hipervnculo"/>
            <w:noProof/>
          </w:rPr>
          <w:t>Figura 3</w:t>
        </w:r>
        <w:r w:rsidR="00ED4398" w:rsidRPr="00601DF9">
          <w:rPr>
            <w:rStyle w:val="Hipervnculo"/>
            <w:noProof/>
          </w:rPr>
          <w:noBreakHyphen/>
          <w:t>2: Uso de Conjunto de Soporte al Odio</w:t>
        </w:r>
        <w:r w:rsidR="00ED4398">
          <w:rPr>
            <w:noProof/>
            <w:webHidden/>
          </w:rPr>
          <w:tab/>
        </w:r>
        <w:r w:rsidR="00ED4398">
          <w:rPr>
            <w:noProof/>
            <w:webHidden/>
          </w:rPr>
          <w:fldChar w:fldCharType="begin"/>
        </w:r>
        <w:r w:rsidR="00ED4398">
          <w:rPr>
            <w:noProof/>
            <w:webHidden/>
          </w:rPr>
          <w:instrText xml:space="preserve"> PAGEREF _Toc486016023 \h </w:instrText>
        </w:r>
        <w:r w:rsidR="00ED4398">
          <w:rPr>
            <w:noProof/>
            <w:webHidden/>
          </w:rPr>
        </w:r>
        <w:r w:rsidR="00ED4398">
          <w:rPr>
            <w:noProof/>
            <w:webHidden/>
          </w:rPr>
          <w:fldChar w:fldCharType="separate"/>
        </w:r>
        <w:r w:rsidR="00325219">
          <w:rPr>
            <w:noProof/>
            <w:webHidden/>
          </w:rPr>
          <w:t>17</w:t>
        </w:r>
        <w:r w:rsidR="00ED4398">
          <w:rPr>
            <w:noProof/>
            <w:webHidden/>
          </w:rPr>
          <w:fldChar w:fldCharType="end"/>
        </w:r>
      </w:hyperlink>
    </w:p>
    <w:p w14:paraId="367E99D4" w14:textId="52447011"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4" w:history="1">
        <w:r w:rsidR="00ED4398" w:rsidRPr="00601DF9">
          <w:rPr>
            <w:rStyle w:val="Hipervnculo"/>
            <w:noProof/>
          </w:rPr>
          <w:t>Figura 3</w:t>
        </w:r>
        <w:r w:rsidR="00ED4398" w:rsidRPr="00601DF9">
          <w:rPr>
            <w:rStyle w:val="Hipervnculo"/>
            <w:noProof/>
          </w:rPr>
          <w:noBreakHyphen/>
          <w:t>3: Ejemplo de Tabla de Atributos</w:t>
        </w:r>
        <w:r w:rsidR="00ED4398">
          <w:rPr>
            <w:noProof/>
            <w:webHidden/>
          </w:rPr>
          <w:tab/>
        </w:r>
        <w:r w:rsidR="00ED4398">
          <w:rPr>
            <w:noProof/>
            <w:webHidden/>
          </w:rPr>
          <w:fldChar w:fldCharType="begin"/>
        </w:r>
        <w:r w:rsidR="00ED4398">
          <w:rPr>
            <w:noProof/>
            <w:webHidden/>
          </w:rPr>
          <w:instrText xml:space="preserve"> PAGEREF _Toc486016024 \h </w:instrText>
        </w:r>
        <w:r w:rsidR="00ED4398">
          <w:rPr>
            <w:noProof/>
            <w:webHidden/>
          </w:rPr>
        </w:r>
        <w:r w:rsidR="00ED4398">
          <w:rPr>
            <w:noProof/>
            <w:webHidden/>
          </w:rPr>
          <w:fldChar w:fldCharType="separate"/>
        </w:r>
        <w:r w:rsidR="00325219">
          <w:rPr>
            <w:noProof/>
            <w:webHidden/>
          </w:rPr>
          <w:t>18</w:t>
        </w:r>
        <w:r w:rsidR="00ED4398">
          <w:rPr>
            <w:noProof/>
            <w:webHidden/>
          </w:rPr>
          <w:fldChar w:fldCharType="end"/>
        </w:r>
      </w:hyperlink>
    </w:p>
    <w:p w14:paraId="31E031C2" w14:textId="6A29671C"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5" w:history="1">
        <w:r w:rsidR="00ED4398" w:rsidRPr="00601DF9">
          <w:rPr>
            <w:rStyle w:val="Hipervnculo"/>
            <w:noProof/>
          </w:rPr>
          <w:t>Figura 4</w:t>
        </w:r>
        <w:r w:rsidR="00ED4398" w:rsidRPr="00601DF9">
          <w:rPr>
            <w:rStyle w:val="Hipervnculo"/>
            <w:noProof/>
          </w:rPr>
          <w:noBreakHyphen/>
          <w:t>1: Filtrado de Tuits</w:t>
        </w:r>
        <w:r w:rsidR="00ED4398">
          <w:rPr>
            <w:noProof/>
            <w:webHidden/>
          </w:rPr>
          <w:tab/>
        </w:r>
        <w:r w:rsidR="00ED4398">
          <w:rPr>
            <w:noProof/>
            <w:webHidden/>
          </w:rPr>
          <w:fldChar w:fldCharType="begin"/>
        </w:r>
        <w:r w:rsidR="00ED4398">
          <w:rPr>
            <w:noProof/>
            <w:webHidden/>
          </w:rPr>
          <w:instrText xml:space="preserve"> PAGEREF _Toc486016025 \h </w:instrText>
        </w:r>
        <w:r w:rsidR="00ED4398">
          <w:rPr>
            <w:noProof/>
            <w:webHidden/>
          </w:rPr>
        </w:r>
        <w:r w:rsidR="00ED4398">
          <w:rPr>
            <w:noProof/>
            <w:webHidden/>
          </w:rPr>
          <w:fldChar w:fldCharType="separate"/>
        </w:r>
        <w:r w:rsidR="00325219">
          <w:rPr>
            <w:noProof/>
            <w:webHidden/>
          </w:rPr>
          <w:t>25</w:t>
        </w:r>
        <w:r w:rsidR="00ED4398">
          <w:rPr>
            <w:noProof/>
            <w:webHidden/>
          </w:rPr>
          <w:fldChar w:fldCharType="end"/>
        </w:r>
      </w:hyperlink>
    </w:p>
    <w:p w14:paraId="00E1ADDB" w14:textId="40CF2F02"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6" w:history="1">
        <w:r w:rsidR="00ED4398" w:rsidRPr="00601DF9">
          <w:rPr>
            <w:rStyle w:val="Hipervnculo"/>
            <w:noProof/>
          </w:rPr>
          <w:t>Figura 4</w:t>
        </w:r>
        <w:r w:rsidR="00ED4398" w:rsidRPr="00601DF9">
          <w:rPr>
            <w:rStyle w:val="Hipervnculo"/>
            <w:noProof/>
          </w:rPr>
          <w:noBreakHyphen/>
          <w:t>2: Diferencias entre Unigrama y Bigrama</w:t>
        </w:r>
        <w:r w:rsidR="00ED4398">
          <w:rPr>
            <w:noProof/>
            <w:webHidden/>
          </w:rPr>
          <w:tab/>
        </w:r>
        <w:r w:rsidR="00ED4398">
          <w:rPr>
            <w:noProof/>
            <w:webHidden/>
          </w:rPr>
          <w:fldChar w:fldCharType="begin"/>
        </w:r>
        <w:r w:rsidR="00ED4398">
          <w:rPr>
            <w:noProof/>
            <w:webHidden/>
          </w:rPr>
          <w:instrText xml:space="preserve"> PAGEREF _Toc486016026 \h </w:instrText>
        </w:r>
        <w:r w:rsidR="00ED4398">
          <w:rPr>
            <w:noProof/>
            <w:webHidden/>
          </w:rPr>
        </w:r>
        <w:r w:rsidR="00ED4398">
          <w:rPr>
            <w:noProof/>
            <w:webHidden/>
          </w:rPr>
          <w:fldChar w:fldCharType="separate"/>
        </w:r>
        <w:r w:rsidR="00325219">
          <w:rPr>
            <w:noProof/>
            <w:webHidden/>
          </w:rPr>
          <w:t>26</w:t>
        </w:r>
        <w:r w:rsidR="00ED4398">
          <w:rPr>
            <w:noProof/>
            <w:webHidden/>
          </w:rPr>
          <w:fldChar w:fldCharType="end"/>
        </w:r>
      </w:hyperlink>
    </w:p>
    <w:p w14:paraId="6CD75DE2" w14:textId="48FE031A"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7" w:history="1">
        <w:r w:rsidR="00ED4398" w:rsidRPr="00601DF9">
          <w:rPr>
            <w:rStyle w:val="Hipervnculo"/>
            <w:noProof/>
          </w:rPr>
          <w:t>Figura 4</w:t>
        </w:r>
        <w:r w:rsidR="00ED4398" w:rsidRPr="00601DF9">
          <w:rPr>
            <w:rStyle w:val="Hipervnculo"/>
            <w:noProof/>
          </w:rPr>
          <w:noBreakHyphen/>
          <w:t>3: Perceptrón multicapa personalizado</w:t>
        </w:r>
        <w:r w:rsidR="00ED4398">
          <w:rPr>
            <w:noProof/>
            <w:webHidden/>
          </w:rPr>
          <w:tab/>
        </w:r>
        <w:r w:rsidR="00ED4398">
          <w:rPr>
            <w:noProof/>
            <w:webHidden/>
          </w:rPr>
          <w:fldChar w:fldCharType="begin"/>
        </w:r>
        <w:r w:rsidR="00ED4398">
          <w:rPr>
            <w:noProof/>
            <w:webHidden/>
          </w:rPr>
          <w:instrText xml:space="preserve"> PAGEREF _Toc486016027 \h </w:instrText>
        </w:r>
        <w:r w:rsidR="00ED4398">
          <w:rPr>
            <w:noProof/>
            <w:webHidden/>
          </w:rPr>
        </w:r>
        <w:r w:rsidR="00ED4398">
          <w:rPr>
            <w:noProof/>
            <w:webHidden/>
          </w:rPr>
          <w:fldChar w:fldCharType="separate"/>
        </w:r>
        <w:r w:rsidR="00325219">
          <w:rPr>
            <w:noProof/>
            <w:webHidden/>
          </w:rPr>
          <w:t>29</w:t>
        </w:r>
        <w:r w:rsidR="00ED4398">
          <w:rPr>
            <w:noProof/>
            <w:webHidden/>
          </w:rPr>
          <w:fldChar w:fldCharType="end"/>
        </w:r>
      </w:hyperlink>
    </w:p>
    <w:p w14:paraId="1D399134" w14:textId="0153DE84"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8" w:history="1">
        <w:r w:rsidR="00ED4398" w:rsidRPr="00601DF9">
          <w:rPr>
            <w:rStyle w:val="Hipervnculo"/>
            <w:noProof/>
          </w:rPr>
          <w:t>Figura 5</w:t>
        </w:r>
        <w:r w:rsidR="00ED4398" w:rsidRPr="00601DF9">
          <w:rPr>
            <w:rStyle w:val="Hipervnculo"/>
            <w:noProof/>
          </w:rPr>
          <w:noBreakHyphen/>
          <w:t>1: Entrenamiento y Validación de Modelos</w:t>
        </w:r>
        <w:r w:rsidR="00ED4398">
          <w:rPr>
            <w:noProof/>
            <w:webHidden/>
          </w:rPr>
          <w:tab/>
        </w:r>
        <w:r w:rsidR="00ED4398">
          <w:rPr>
            <w:noProof/>
            <w:webHidden/>
          </w:rPr>
          <w:fldChar w:fldCharType="begin"/>
        </w:r>
        <w:r w:rsidR="00ED4398">
          <w:rPr>
            <w:noProof/>
            <w:webHidden/>
          </w:rPr>
          <w:instrText xml:space="preserve"> PAGEREF _Toc486016028 \h </w:instrText>
        </w:r>
        <w:r w:rsidR="00ED4398">
          <w:rPr>
            <w:noProof/>
            <w:webHidden/>
          </w:rPr>
        </w:r>
        <w:r w:rsidR="00ED4398">
          <w:rPr>
            <w:noProof/>
            <w:webHidden/>
          </w:rPr>
          <w:fldChar w:fldCharType="separate"/>
        </w:r>
        <w:r w:rsidR="00325219">
          <w:rPr>
            <w:noProof/>
            <w:webHidden/>
          </w:rPr>
          <w:t>31</w:t>
        </w:r>
        <w:r w:rsidR="00ED4398">
          <w:rPr>
            <w:noProof/>
            <w:webHidden/>
          </w:rPr>
          <w:fldChar w:fldCharType="end"/>
        </w:r>
      </w:hyperlink>
    </w:p>
    <w:p w14:paraId="44843EB3" w14:textId="5D9285A9"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29" w:history="1">
        <w:r w:rsidR="00ED4398" w:rsidRPr="00601DF9">
          <w:rPr>
            <w:rStyle w:val="Hipervnculo"/>
            <w:noProof/>
          </w:rPr>
          <w:t>Figura 5</w:t>
        </w:r>
        <w:r w:rsidR="00ED4398" w:rsidRPr="00601DF9">
          <w:rPr>
            <w:rStyle w:val="Hipervnculo"/>
            <w:noProof/>
          </w:rPr>
          <w:noBreakHyphen/>
          <w:t>2: Matriz de Confusión de Árbol de Decisión</w:t>
        </w:r>
        <w:r w:rsidR="00ED4398">
          <w:rPr>
            <w:noProof/>
            <w:webHidden/>
          </w:rPr>
          <w:tab/>
        </w:r>
        <w:r w:rsidR="00ED4398">
          <w:rPr>
            <w:noProof/>
            <w:webHidden/>
          </w:rPr>
          <w:fldChar w:fldCharType="begin"/>
        </w:r>
        <w:r w:rsidR="00ED4398">
          <w:rPr>
            <w:noProof/>
            <w:webHidden/>
          </w:rPr>
          <w:instrText xml:space="preserve"> PAGEREF _Toc486016029 \h </w:instrText>
        </w:r>
        <w:r w:rsidR="00ED4398">
          <w:rPr>
            <w:noProof/>
            <w:webHidden/>
          </w:rPr>
        </w:r>
        <w:r w:rsidR="00ED4398">
          <w:rPr>
            <w:noProof/>
            <w:webHidden/>
          </w:rPr>
          <w:fldChar w:fldCharType="separate"/>
        </w:r>
        <w:r w:rsidR="00325219">
          <w:rPr>
            <w:noProof/>
            <w:webHidden/>
          </w:rPr>
          <w:t>32</w:t>
        </w:r>
        <w:r w:rsidR="00ED4398">
          <w:rPr>
            <w:noProof/>
            <w:webHidden/>
          </w:rPr>
          <w:fldChar w:fldCharType="end"/>
        </w:r>
      </w:hyperlink>
    </w:p>
    <w:p w14:paraId="20662575" w14:textId="061D947C"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0" w:history="1">
        <w:r w:rsidR="00ED4398" w:rsidRPr="00601DF9">
          <w:rPr>
            <w:rStyle w:val="Hipervnculo"/>
            <w:noProof/>
          </w:rPr>
          <w:t>Figura 5</w:t>
        </w:r>
        <w:r w:rsidR="00ED4398" w:rsidRPr="00601DF9">
          <w:rPr>
            <w:rStyle w:val="Hipervnculo"/>
            <w:noProof/>
          </w:rPr>
          <w:noBreakHyphen/>
          <w:t>3: Árbol de Decisión generado</w:t>
        </w:r>
        <w:r w:rsidR="00ED4398">
          <w:rPr>
            <w:noProof/>
            <w:webHidden/>
          </w:rPr>
          <w:tab/>
        </w:r>
        <w:r w:rsidR="00ED4398">
          <w:rPr>
            <w:noProof/>
            <w:webHidden/>
          </w:rPr>
          <w:fldChar w:fldCharType="begin"/>
        </w:r>
        <w:r w:rsidR="00ED4398">
          <w:rPr>
            <w:noProof/>
            <w:webHidden/>
          </w:rPr>
          <w:instrText xml:space="preserve"> PAGEREF _Toc486016030 \h </w:instrText>
        </w:r>
        <w:r w:rsidR="00ED4398">
          <w:rPr>
            <w:noProof/>
            <w:webHidden/>
          </w:rPr>
        </w:r>
        <w:r w:rsidR="00ED4398">
          <w:rPr>
            <w:noProof/>
            <w:webHidden/>
          </w:rPr>
          <w:fldChar w:fldCharType="separate"/>
        </w:r>
        <w:r w:rsidR="00325219">
          <w:rPr>
            <w:noProof/>
            <w:webHidden/>
          </w:rPr>
          <w:t>33</w:t>
        </w:r>
        <w:r w:rsidR="00ED4398">
          <w:rPr>
            <w:noProof/>
            <w:webHidden/>
          </w:rPr>
          <w:fldChar w:fldCharType="end"/>
        </w:r>
      </w:hyperlink>
    </w:p>
    <w:p w14:paraId="09B7B779" w14:textId="2B09F293"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1" w:history="1">
        <w:r w:rsidR="00ED4398" w:rsidRPr="00601DF9">
          <w:rPr>
            <w:rStyle w:val="Hipervnculo"/>
            <w:noProof/>
          </w:rPr>
          <w:t>Figura 5</w:t>
        </w:r>
        <w:r w:rsidR="00ED4398" w:rsidRPr="00601DF9">
          <w:rPr>
            <w:rStyle w:val="Hipervnculo"/>
            <w:noProof/>
          </w:rPr>
          <w:noBreakHyphen/>
          <w:t>4: Matriz de Confusión BernoulliNB</w:t>
        </w:r>
        <w:r w:rsidR="00ED4398">
          <w:rPr>
            <w:noProof/>
            <w:webHidden/>
          </w:rPr>
          <w:tab/>
        </w:r>
        <w:r w:rsidR="00ED4398">
          <w:rPr>
            <w:noProof/>
            <w:webHidden/>
          </w:rPr>
          <w:fldChar w:fldCharType="begin"/>
        </w:r>
        <w:r w:rsidR="00ED4398">
          <w:rPr>
            <w:noProof/>
            <w:webHidden/>
          </w:rPr>
          <w:instrText xml:space="preserve"> PAGEREF _Toc486016031 \h </w:instrText>
        </w:r>
        <w:r w:rsidR="00ED4398">
          <w:rPr>
            <w:noProof/>
            <w:webHidden/>
          </w:rPr>
        </w:r>
        <w:r w:rsidR="00ED4398">
          <w:rPr>
            <w:noProof/>
            <w:webHidden/>
          </w:rPr>
          <w:fldChar w:fldCharType="separate"/>
        </w:r>
        <w:r w:rsidR="00325219">
          <w:rPr>
            <w:noProof/>
            <w:webHidden/>
          </w:rPr>
          <w:t>34</w:t>
        </w:r>
        <w:r w:rsidR="00ED4398">
          <w:rPr>
            <w:noProof/>
            <w:webHidden/>
          </w:rPr>
          <w:fldChar w:fldCharType="end"/>
        </w:r>
      </w:hyperlink>
    </w:p>
    <w:p w14:paraId="680658BF" w14:textId="53F462F4"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2" w:history="1">
        <w:r w:rsidR="00ED4398" w:rsidRPr="00601DF9">
          <w:rPr>
            <w:rStyle w:val="Hipervnculo"/>
            <w:noProof/>
          </w:rPr>
          <w:t>Figura 5</w:t>
        </w:r>
        <w:r w:rsidR="00ED4398" w:rsidRPr="00601DF9">
          <w:rPr>
            <w:rStyle w:val="Hipervnculo"/>
            <w:noProof/>
          </w:rPr>
          <w:noBreakHyphen/>
          <w:t>5: Matriz de Confusión MultinomialNB</w:t>
        </w:r>
        <w:r w:rsidR="00ED4398">
          <w:rPr>
            <w:noProof/>
            <w:webHidden/>
          </w:rPr>
          <w:tab/>
        </w:r>
        <w:r w:rsidR="00ED4398">
          <w:rPr>
            <w:noProof/>
            <w:webHidden/>
          </w:rPr>
          <w:fldChar w:fldCharType="begin"/>
        </w:r>
        <w:r w:rsidR="00ED4398">
          <w:rPr>
            <w:noProof/>
            <w:webHidden/>
          </w:rPr>
          <w:instrText xml:space="preserve"> PAGEREF _Toc486016032 \h </w:instrText>
        </w:r>
        <w:r w:rsidR="00ED4398">
          <w:rPr>
            <w:noProof/>
            <w:webHidden/>
          </w:rPr>
        </w:r>
        <w:r w:rsidR="00ED4398">
          <w:rPr>
            <w:noProof/>
            <w:webHidden/>
          </w:rPr>
          <w:fldChar w:fldCharType="separate"/>
        </w:r>
        <w:r w:rsidR="00325219">
          <w:rPr>
            <w:noProof/>
            <w:webHidden/>
          </w:rPr>
          <w:t>34</w:t>
        </w:r>
        <w:r w:rsidR="00ED4398">
          <w:rPr>
            <w:noProof/>
            <w:webHidden/>
          </w:rPr>
          <w:fldChar w:fldCharType="end"/>
        </w:r>
      </w:hyperlink>
    </w:p>
    <w:p w14:paraId="568795A4" w14:textId="4987D7A5"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3" w:history="1">
        <w:r w:rsidR="00ED4398" w:rsidRPr="00601DF9">
          <w:rPr>
            <w:rStyle w:val="Hipervnculo"/>
            <w:noProof/>
          </w:rPr>
          <w:t>Figura 5</w:t>
        </w:r>
        <w:r w:rsidR="00ED4398" w:rsidRPr="00601DF9">
          <w:rPr>
            <w:rStyle w:val="Hipervnculo"/>
            <w:noProof/>
          </w:rPr>
          <w:noBreakHyphen/>
          <w:t>6: Matriz de Confusión usando bigramas y BernoulliNB</w:t>
        </w:r>
        <w:r w:rsidR="00ED4398">
          <w:rPr>
            <w:noProof/>
            <w:webHidden/>
          </w:rPr>
          <w:tab/>
        </w:r>
        <w:r w:rsidR="00ED4398">
          <w:rPr>
            <w:noProof/>
            <w:webHidden/>
          </w:rPr>
          <w:fldChar w:fldCharType="begin"/>
        </w:r>
        <w:r w:rsidR="00ED4398">
          <w:rPr>
            <w:noProof/>
            <w:webHidden/>
          </w:rPr>
          <w:instrText xml:space="preserve"> PAGEREF _Toc486016033 \h </w:instrText>
        </w:r>
        <w:r w:rsidR="00ED4398">
          <w:rPr>
            <w:noProof/>
            <w:webHidden/>
          </w:rPr>
        </w:r>
        <w:r w:rsidR="00ED4398">
          <w:rPr>
            <w:noProof/>
            <w:webHidden/>
          </w:rPr>
          <w:fldChar w:fldCharType="separate"/>
        </w:r>
        <w:r w:rsidR="00325219">
          <w:rPr>
            <w:noProof/>
            <w:webHidden/>
          </w:rPr>
          <w:t>35</w:t>
        </w:r>
        <w:r w:rsidR="00ED4398">
          <w:rPr>
            <w:noProof/>
            <w:webHidden/>
          </w:rPr>
          <w:fldChar w:fldCharType="end"/>
        </w:r>
      </w:hyperlink>
    </w:p>
    <w:p w14:paraId="2A8490E4" w14:textId="7AD4F703"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4" w:history="1">
        <w:r w:rsidR="00ED4398" w:rsidRPr="00601DF9">
          <w:rPr>
            <w:rStyle w:val="Hipervnculo"/>
            <w:noProof/>
          </w:rPr>
          <w:t>Figura 5</w:t>
        </w:r>
        <w:r w:rsidR="00ED4398" w:rsidRPr="00601DF9">
          <w:rPr>
            <w:rStyle w:val="Hipervnculo"/>
            <w:noProof/>
          </w:rPr>
          <w:noBreakHyphen/>
          <w:t>7: Matriz de Confusión utilizando tf-idf y GaussianNB</w:t>
        </w:r>
        <w:r w:rsidR="00ED4398">
          <w:rPr>
            <w:noProof/>
            <w:webHidden/>
          </w:rPr>
          <w:tab/>
        </w:r>
        <w:r w:rsidR="00ED4398">
          <w:rPr>
            <w:noProof/>
            <w:webHidden/>
          </w:rPr>
          <w:fldChar w:fldCharType="begin"/>
        </w:r>
        <w:r w:rsidR="00ED4398">
          <w:rPr>
            <w:noProof/>
            <w:webHidden/>
          </w:rPr>
          <w:instrText xml:space="preserve"> PAGEREF _Toc486016034 \h </w:instrText>
        </w:r>
        <w:r w:rsidR="00ED4398">
          <w:rPr>
            <w:noProof/>
            <w:webHidden/>
          </w:rPr>
        </w:r>
        <w:r w:rsidR="00ED4398">
          <w:rPr>
            <w:noProof/>
            <w:webHidden/>
          </w:rPr>
          <w:fldChar w:fldCharType="separate"/>
        </w:r>
        <w:r w:rsidR="00325219">
          <w:rPr>
            <w:noProof/>
            <w:webHidden/>
          </w:rPr>
          <w:t>35</w:t>
        </w:r>
        <w:r w:rsidR="00ED4398">
          <w:rPr>
            <w:noProof/>
            <w:webHidden/>
          </w:rPr>
          <w:fldChar w:fldCharType="end"/>
        </w:r>
      </w:hyperlink>
    </w:p>
    <w:p w14:paraId="3AB74C47" w14:textId="641933EC"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5" w:history="1">
        <w:r w:rsidR="00ED4398" w:rsidRPr="00601DF9">
          <w:rPr>
            <w:rStyle w:val="Hipervnculo"/>
            <w:noProof/>
          </w:rPr>
          <w:t>Figura 5</w:t>
        </w:r>
        <w:r w:rsidR="00ED4398" w:rsidRPr="00601DF9">
          <w:rPr>
            <w:rStyle w:val="Hipervnculo"/>
            <w:noProof/>
          </w:rPr>
          <w:noBreakHyphen/>
          <w:t>8: Matriz de Confusión de K-NN (distancia de Hamming)</w:t>
        </w:r>
        <w:r w:rsidR="00ED4398">
          <w:rPr>
            <w:noProof/>
            <w:webHidden/>
          </w:rPr>
          <w:tab/>
        </w:r>
        <w:r w:rsidR="00ED4398">
          <w:rPr>
            <w:noProof/>
            <w:webHidden/>
          </w:rPr>
          <w:fldChar w:fldCharType="begin"/>
        </w:r>
        <w:r w:rsidR="00ED4398">
          <w:rPr>
            <w:noProof/>
            <w:webHidden/>
          </w:rPr>
          <w:instrText xml:space="preserve"> PAGEREF _Toc486016035 \h </w:instrText>
        </w:r>
        <w:r w:rsidR="00ED4398">
          <w:rPr>
            <w:noProof/>
            <w:webHidden/>
          </w:rPr>
        </w:r>
        <w:r w:rsidR="00ED4398">
          <w:rPr>
            <w:noProof/>
            <w:webHidden/>
          </w:rPr>
          <w:fldChar w:fldCharType="separate"/>
        </w:r>
        <w:r w:rsidR="00325219">
          <w:rPr>
            <w:noProof/>
            <w:webHidden/>
          </w:rPr>
          <w:t>36</w:t>
        </w:r>
        <w:r w:rsidR="00ED4398">
          <w:rPr>
            <w:noProof/>
            <w:webHidden/>
          </w:rPr>
          <w:fldChar w:fldCharType="end"/>
        </w:r>
      </w:hyperlink>
    </w:p>
    <w:p w14:paraId="24F60448" w14:textId="63327FB8"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6" w:history="1">
        <w:r w:rsidR="00ED4398" w:rsidRPr="00601DF9">
          <w:rPr>
            <w:rStyle w:val="Hipervnculo"/>
            <w:noProof/>
          </w:rPr>
          <w:t>Figura 5</w:t>
        </w:r>
        <w:r w:rsidR="00ED4398" w:rsidRPr="00601DF9">
          <w:rPr>
            <w:rStyle w:val="Hipervnculo"/>
            <w:noProof/>
          </w:rPr>
          <w:noBreakHyphen/>
          <w:t>9: Matriz de Confusión K-NN (distancia coseno)</w:t>
        </w:r>
        <w:r w:rsidR="00ED4398">
          <w:rPr>
            <w:noProof/>
            <w:webHidden/>
          </w:rPr>
          <w:tab/>
        </w:r>
        <w:r w:rsidR="00ED4398">
          <w:rPr>
            <w:noProof/>
            <w:webHidden/>
          </w:rPr>
          <w:fldChar w:fldCharType="begin"/>
        </w:r>
        <w:r w:rsidR="00ED4398">
          <w:rPr>
            <w:noProof/>
            <w:webHidden/>
          </w:rPr>
          <w:instrText xml:space="preserve"> PAGEREF _Toc486016036 \h </w:instrText>
        </w:r>
        <w:r w:rsidR="00ED4398">
          <w:rPr>
            <w:noProof/>
            <w:webHidden/>
          </w:rPr>
        </w:r>
        <w:r w:rsidR="00ED4398">
          <w:rPr>
            <w:noProof/>
            <w:webHidden/>
          </w:rPr>
          <w:fldChar w:fldCharType="separate"/>
        </w:r>
        <w:r w:rsidR="00325219">
          <w:rPr>
            <w:noProof/>
            <w:webHidden/>
          </w:rPr>
          <w:t>37</w:t>
        </w:r>
        <w:r w:rsidR="00ED4398">
          <w:rPr>
            <w:noProof/>
            <w:webHidden/>
          </w:rPr>
          <w:fldChar w:fldCharType="end"/>
        </w:r>
      </w:hyperlink>
    </w:p>
    <w:p w14:paraId="0D0EF262" w14:textId="674C3B75"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7" w:history="1">
        <w:r w:rsidR="00ED4398" w:rsidRPr="00601DF9">
          <w:rPr>
            <w:rStyle w:val="Hipervnculo"/>
            <w:noProof/>
          </w:rPr>
          <w:t>Figura 5</w:t>
        </w:r>
        <w:r w:rsidR="00ED4398" w:rsidRPr="00601DF9">
          <w:rPr>
            <w:rStyle w:val="Hipervnculo"/>
            <w:noProof/>
          </w:rPr>
          <w:noBreakHyphen/>
          <w:t>10: Covariación Tasa de Error-Constante de Aprendizaje</w:t>
        </w:r>
        <w:r w:rsidR="00ED4398">
          <w:rPr>
            <w:noProof/>
            <w:webHidden/>
          </w:rPr>
          <w:tab/>
        </w:r>
        <w:r w:rsidR="00ED4398">
          <w:rPr>
            <w:noProof/>
            <w:webHidden/>
          </w:rPr>
          <w:fldChar w:fldCharType="begin"/>
        </w:r>
        <w:r w:rsidR="00ED4398">
          <w:rPr>
            <w:noProof/>
            <w:webHidden/>
          </w:rPr>
          <w:instrText xml:space="preserve"> PAGEREF _Toc486016037 \h </w:instrText>
        </w:r>
        <w:r w:rsidR="00ED4398">
          <w:rPr>
            <w:noProof/>
            <w:webHidden/>
          </w:rPr>
        </w:r>
        <w:r w:rsidR="00ED4398">
          <w:rPr>
            <w:noProof/>
            <w:webHidden/>
          </w:rPr>
          <w:fldChar w:fldCharType="separate"/>
        </w:r>
        <w:r w:rsidR="00325219">
          <w:rPr>
            <w:noProof/>
            <w:webHidden/>
          </w:rPr>
          <w:t>38</w:t>
        </w:r>
        <w:r w:rsidR="00ED4398">
          <w:rPr>
            <w:noProof/>
            <w:webHidden/>
          </w:rPr>
          <w:fldChar w:fldCharType="end"/>
        </w:r>
      </w:hyperlink>
    </w:p>
    <w:p w14:paraId="1175643C" w14:textId="5FA00890"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8" w:history="1">
        <w:r w:rsidR="00ED4398" w:rsidRPr="00601DF9">
          <w:rPr>
            <w:rStyle w:val="Hipervnculo"/>
            <w:noProof/>
          </w:rPr>
          <w:t>Figura 5</w:t>
        </w:r>
        <w:r w:rsidR="00ED4398" w:rsidRPr="00601DF9">
          <w:rPr>
            <w:rStyle w:val="Hipervnculo"/>
            <w:noProof/>
          </w:rPr>
          <w:noBreakHyphen/>
          <w:t>11: Matriz de Confusión Red Neuronal Monocapa</w:t>
        </w:r>
        <w:r w:rsidR="00ED4398">
          <w:rPr>
            <w:noProof/>
            <w:webHidden/>
          </w:rPr>
          <w:tab/>
        </w:r>
        <w:r w:rsidR="00ED4398">
          <w:rPr>
            <w:noProof/>
            <w:webHidden/>
          </w:rPr>
          <w:fldChar w:fldCharType="begin"/>
        </w:r>
        <w:r w:rsidR="00ED4398">
          <w:rPr>
            <w:noProof/>
            <w:webHidden/>
          </w:rPr>
          <w:instrText xml:space="preserve"> PAGEREF _Toc486016038 \h </w:instrText>
        </w:r>
        <w:r w:rsidR="00ED4398">
          <w:rPr>
            <w:noProof/>
            <w:webHidden/>
          </w:rPr>
        </w:r>
        <w:r w:rsidR="00ED4398">
          <w:rPr>
            <w:noProof/>
            <w:webHidden/>
          </w:rPr>
          <w:fldChar w:fldCharType="separate"/>
        </w:r>
        <w:r w:rsidR="00325219">
          <w:rPr>
            <w:noProof/>
            <w:webHidden/>
          </w:rPr>
          <w:t>38</w:t>
        </w:r>
        <w:r w:rsidR="00ED4398">
          <w:rPr>
            <w:noProof/>
            <w:webHidden/>
          </w:rPr>
          <w:fldChar w:fldCharType="end"/>
        </w:r>
      </w:hyperlink>
    </w:p>
    <w:p w14:paraId="5F9301F9" w14:textId="4520ABB8"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39" w:history="1">
        <w:r w:rsidR="00ED4398" w:rsidRPr="00601DF9">
          <w:rPr>
            <w:rStyle w:val="Hipervnculo"/>
            <w:noProof/>
          </w:rPr>
          <w:t>Figura 5</w:t>
        </w:r>
        <w:r w:rsidR="00ED4398" w:rsidRPr="00601DF9">
          <w:rPr>
            <w:rStyle w:val="Hipervnculo"/>
            <w:noProof/>
          </w:rPr>
          <w:noBreakHyphen/>
          <w:t>12: Red Neuronal con una Capa Oculta: Error vs. Tasa de Aprendizaje</w:t>
        </w:r>
        <w:r w:rsidR="00ED4398">
          <w:rPr>
            <w:noProof/>
            <w:webHidden/>
          </w:rPr>
          <w:tab/>
        </w:r>
        <w:r w:rsidR="00ED4398">
          <w:rPr>
            <w:noProof/>
            <w:webHidden/>
          </w:rPr>
          <w:fldChar w:fldCharType="begin"/>
        </w:r>
        <w:r w:rsidR="00ED4398">
          <w:rPr>
            <w:noProof/>
            <w:webHidden/>
          </w:rPr>
          <w:instrText xml:space="preserve"> PAGEREF _Toc486016039 \h </w:instrText>
        </w:r>
        <w:r w:rsidR="00ED4398">
          <w:rPr>
            <w:noProof/>
            <w:webHidden/>
          </w:rPr>
        </w:r>
        <w:r w:rsidR="00ED4398">
          <w:rPr>
            <w:noProof/>
            <w:webHidden/>
          </w:rPr>
          <w:fldChar w:fldCharType="separate"/>
        </w:r>
        <w:r w:rsidR="00325219">
          <w:rPr>
            <w:noProof/>
            <w:webHidden/>
          </w:rPr>
          <w:t>39</w:t>
        </w:r>
        <w:r w:rsidR="00ED4398">
          <w:rPr>
            <w:noProof/>
            <w:webHidden/>
          </w:rPr>
          <w:fldChar w:fldCharType="end"/>
        </w:r>
      </w:hyperlink>
    </w:p>
    <w:p w14:paraId="25BFA5CB" w14:textId="73F9FC47"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0" w:history="1">
        <w:r w:rsidR="00ED4398" w:rsidRPr="00601DF9">
          <w:rPr>
            <w:rStyle w:val="Hipervnculo"/>
            <w:noProof/>
          </w:rPr>
          <w:t>Figura 5</w:t>
        </w:r>
        <w:r w:rsidR="00ED4398" w:rsidRPr="00601DF9">
          <w:rPr>
            <w:rStyle w:val="Hipervnculo"/>
            <w:noProof/>
          </w:rPr>
          <w:noBreakHyphen/>
          <w:t>13: Matriz de Confusión de Red Neuronal con una Capa Oculta</w:t>
        </w:r>
        <w:r w:rsidR="00ED4398">
          <w:rPr>
            <w:noProof/>
            <w:webHidden/>
          </w:rPr>
          <w:tab/>
        </w:r>
        <w:r w:rsidR="00ED4398">
          <w:rPr>
            <w:noProof/>
            <w:webHidden/>
          </w:rPr>
          <w:fldChar w:fldCharType="begin"/>
        </w:r>
        <w:r w:rsidR="00ED4398">
          <w:rPr>
            <w:noProof/>
            <w:webHidden/>
          </w:rPr>
          <w:instrText xml:space="preserve"> PAGEREF _Toc486016040 \h </w:instrText>
        </w:r>
        <w:r w:rsidR="00ED4398">
          <w:rPr>
            <w:noProof/>
            <w:webHidden/>
          </w:rPr>
        </w:r>
        <w:r w:rsidR="00ED4398">
          <w:rPr>
            <w:noProof/>
            <w:webHidden/>
          </w:rPr>
          <w:fldChar w:fldCharType="separate"/>
        </w:r>
        <w:r w:rsidR="00325219">
          <w:rPr>
            <w:noProof/>
            <w:webHidden/>
          </w:rPr>
          <w:t>39</w:t>
        </w:r>
        <w:r w:rsidR="00ED4398">
          <w:rPr>
            <w:noProof/>
            <w:webHidden/>
          </w:rPr>
          <w:fldChar w:fldCharType="end"/>
        </w:r>
      </w:hyperlink>
    </w:p>
    <w:p w14:paraId="44482BA5" w14:textId="13C783FF"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1" w:history="1">
        <w:r w:rsidR="00ED4398" w:rsidRPr="00601DF9">
          <w:rPr>
            <w:rStyle w:val="Hipervnculo"/>
            <w:noProof/>
          </w:rPr>
          <w:t>Figura 5</w:t>
        </w:r>
        <w:r w:rsidR="00ED4398" w:rsidRPr="00601DF9">
          <w:rPr>
            <w:rStyle w:val="Hipervnculo"/>
            <w:noProof/>
          </w:rPr>
          <w:noBreakHyphen/>
          <w:t>14: Matriz de Confusión. Red Neuronal de tres Capas Ocultas</w:t>
        </w:r>
        <w:r w:rsidR="00ED4398">
          <w:rPr>
            <w:noProof/>
            <w:webHidden/>
          </w:rPr>
          <w:tab/>
        </w:r>
        <w:r w:rsidR="00ED4398">
          <w:rPr>
            <w:noProof/>
            <w:webHidden/>
          </w:rPr>
          <w:fldChar w:fldCharType="begin"/>
        </w:r>
        <w:r w:rsidR="00ED4398">
          <w:rPr>
            <w:noProof/>
            <w:webHidden/>
          </w:rPr>
          <w:instrText xml:space="preserve"> PAGEREF _Toc486016041 \h </w:instrText>
        </w:r>
        <w:r w:rsidR="00ED4398">
          <w:rPr>
            <w:noProof/>
            <w:webHidden/>
          </w:rPr>
        </w:r>
        <w:r w:rsidR="00ED4398">
          <w:rPr>
            <w:noProof/>
            <w:webHidden/>
          </w:rPr>
          <w:fldChar w:fldCharType="separate"/>
        </w:r>
        <w:r w:rsidR="00325219">
          <w:rPr>
            <w:noProof/>
            <w:webHidden/>
          </w:rPr>
          <w:t>39</w:t>
        </w:r>
        <w:r w:rsidR="00ED4398">
          <w:rPr>
            <w:noProof/>
            <w:webHidden/>
          </w:rPr>
          <w:fldChar w:fldCharType="end"/>
        </w:r>
      </w:hyperlink>
    </w:p>
    <w:p w14:paraId="1FBF3D0C" w14:textId="1B166DCE"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2" w:history="1">
        <w:r w:rsidR="00ED4398" w:rsidRPr="00601DF9">
          <w:rPr>
            <w:rStyle w:val="Hipervnculo"/>
            <w:noProof/>
          </w:rPr>
          <w:t>Figura 5</w:t>
        </w:r>
        <w:r w:rsidR="00ED4398" w:rsidRPr="00601DF9">
          <w:rPr>
            <w:rStyle w:val="Hipervnculo"/>
            <w:noProof/>
          </w:rPr>
          <w:noBreakHyphen/>
          <w:t>15: Matriz de Confusión en Validación. Bernoulli</w:t>
        </w:r>
        <w:r w:rsidR="00ED4398">
          <w:rPr>
            <w:noProof/>
            <w:webHidden/>
          </w:rPr>
          <w:tab/>
        </w:r>
        <w:r w:rsidR="00ED4398">
          <w:rPr>
            <w:noProof/>
            <w:webHidden/>
          </w:rPr>
          <w:fldChar w:fldCharType="begin"/>
        </w:r>
        <w:r w:rsidR="00ED4398">
          <w:rPr>
            <w:noProof/>
            <w:webHidden/>
          </w:rPr>
          <w:instrText xml:space="preserve"> PAGEREF _Toc486016042 \h </w:instrText>
        </w:r>
        <w:r w:rsidR="00ED4398">
          <w:rPr>
            <w:noProof/>
            <w:webHidden/>
          </w:rPr>
        </w:r>
        <w:r w:rsidR="00ED4398">
          <w:rPr>
            <w:noProof/>
            <w:webHidden/>
          </w:rPr>
          <w:fldChar w:fldCharType="separate"/>
        </w:r>
        <w:r w:rsidR="00325219">
          <w:rPr>
            <w:noProof/>
            <w:webHidden/>
          </w:rPr>
          <w:t>40</w:t>
        </w:r>
        <w:r w:rsidR="00ED4398">
          <w:rPr>
            <w:noProof/>
            <w:webHidden/>
          </w:rPr>
          <w:fldChar w:fldCharType="end"/>
        </w:r>
      </w:hyperlink>
    </w:p>
    <w:p w14:paraId="0695C29D" w14:textId="1A5C6ED4"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3" w:history="1">
        <w:r w:rsidR="00ED4398" w:rsidRPr="00601DF9">
          <w:rPr>
            <w:rStyle w:val="Hipervnculo"/>
            <w:noProof/>
          </w:rPr>
          <w:t>Figura 5</w:t>
        </w:r>
        <w:r w:rsidR="00ED4398" w:rsidRPr="00601DF9">
          <w:rPr>
            <w:rStyle w:val="Hipervnculo"/>
            <w:noProof/>
          </w:rPr>
          <w:noBreakHyphen/>
          <w:t>16: Matriz de Confusión en Validación. Bernoull. Bigramas</w:t>
        </w:r>
        <w:r w:rsidR="00ED4398">
          <w:rPr>
            <w:noProof/>
            <w:webHidden/>
          </w:rPr>
          <w:tab/>
        </w:r>
        <w:r w:rsidR="00ED4398">
          <w:rPr>
            <w:noProof/>
            <w:webHidden/>
          </w:rPr>
          <w:fldChar w:fldCharType="begin"/>
        </w:r>
        <w:r w:rsidR="00ED4398">
          <w:rPr>
            <w:noProof/>
            <w:webHidden/>
          </w:rPr>
          <w:instrText xml:space="preserve"> PAGEREF _Toc486016043 \h </w:instrText>
        </w:r>
        <w:r w:rsidR="00ED4398">
          <w:rPr>
            <w:noProof/>
            <w:webHidden/>
          </w:rPr>
        </w:r>
        <w:r w:rsidR="00ED4398">
          <w:rPr>
            <w:noProof/>
            <w:webHidden/>
          </w:rPr>
          <w:fldChar w:fldCharType="separate"/>
        </w:r>
        <w:r w:rsidR="00325219">
          <w:rPr>
            <w:noProof/>
            <w:webHidden/>
          </w:rPr>
          <w:t>40</w:t>
        </w:r>
        <w:r w:rsidR="00ED4398">
          <w:rPr>
            <w:noProof/>
            <w:webHidden/>
          </w:rPr>
          <w:fldChar w:fldCharType="end"/>
        </w:r>
      </w:hyperlink>
    </w:p>
    <w:p w14:paraId="3A57BEED" w14:textId="17AE74A0"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4" w:history="1">
        <w:r w:rsidR="00ED4398" w:rsidRPr="00601DF9">
          <w:rPr>
            <w:rStyle w:val="Hipervnculo"/>
            <w:noProof/>
          </w:rPr>
          <w:t>Figura 5</w:t>
        </w:r>
        <w:r w:rsidR="00ED4398" w:rsidRPr="00601DF9">
          <w:rPr>
            <w:rStyle w:val="Hipervnculo"/>
            <w:noProof/>
          </w:rPr>
          <w:noBreakHyphen/>
          <w:t>17: Matriz de Confusión en Validación. Red Neuronal Multicapa</w:t>
        </w:r>
        <w:r w:rsidR="00ED4398">
          <w:rPr>
            <w:noProof/>
            <w:webHidden/>
          </w:rPr>
          <w:tab/>
        </w:r>
        <w:r w:rsidR="00ED4398">
          <w:rPr>
            <w:noProof/>
            <w:webHidden/>
          </w:rPr>
          <w:fldChar w:fldCharType="begin"/>
        </w:r>
        <w:r w:rsidR="00ED4398">
          <w:rPr>
            <w:noProof/>
            <w:webHidden/>
          </w:rPr>
          <w:instrText xml:space="preserve"> PAGEREF _Toc486016044 \h </w:instrText>
        </w:r>
        <w:r w:rsidR="00ED4398">
          <w:rPr>
            <w:noProof/>
            <w:webHidden/>
          </w:rPr>
        </w:r>
        <w:r w:rsidR="00ED4398">
          <w:rPr>
            <w:noProof/>
            <w:webHidden/>
          </w:rPr>
          <w:fldChar w:fldCharType="separate"/>
        </w:r>
        <w:r w:rsidR="00325219">
          <w:rPr>
            <w:noProof/>
            <w:webHidden/>
          </w:rPr>
          <w:t>41</w:t>
        </w:r>
        <w:r w:rsidR="00ED4398">
          <w:rPr>
            <w:noProof/>
            <w:webHidden/>
          </w:rPr>
          <w:fldChar w:fldCharType="end"/>
        </w:r>
      </w:hyperlink>
    </w:p>
    <w:p w14:paraId="53446549" w14:textId="5CBE44B4"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5" w:history="1">
        <w:r w:rsidR="00ED4398" w:rsidRPr="00601DF9">
          <w:rPr>
            <w:rStyle w:val="Hipervnculo"/>
            <w:noProof/>
          </w:rPr>
          <w:t>Figura 5</w:t>
        </w:r>
        <w:r w:rsidR="00ED4398" w:rsidRPr="00601DF9">
          <w:rPr>
            <w:rStyle w:val="Hipervnculo"/>
            <w:noProof/>
          </w:rPr>
          <w:noBreakHyphen/>
          <w:t>18: Métrica dela Red Neuronal Multicapa</w:t>
        </w:r>
        <w:r w:rsidR="00ED4398">
          <w:rPr>
            <w:noProof/>
            <w:webHidden/>
          </w:rPr>
          <w:tab/>
        </w:r>
        <w:r w:rsidR="00ED4398">
          <w:rPr>
            <w:noProof/>
            <w:webHidden/>
          </w:rPr>
          <w:fldChar w:fldCharType="begin"/>
        </w:r>
        <w:r w:rsidR="00ED4398">
          <w:rPr>
            <w:noProof/>
            <w:webHidden/>
          </w:rPr>
          <w:instrText xml:space="preserve"> PAGEREF _Toc486016045 \h </w:instrText>
        </w:r>
        <w:r w:rsidR="00ED4398">
          <w:rPr>
            <w:noProof/>
            <w:webHidden/>
          </w:rPr>
        </w:r>
        <w:r w:rsidR="00ED4398">
          <w:rPr>
            <w:noProof/>
            <w:webHidden/>
          </w:rPr>
          <w:fldChar w:fldCharType="separate"/>
        </w:r>
        <w:r w:rsidR="00325219">
          <w:rPr>
            <w:noProof/>
            <w:webHidden/>
          </w:rPr>
          <w:t>41</w:t>
        </w:r>
        <w:r w:rsidR="00ED4398">
          <w:rPr>
            <w:noProof/>
            <w:webHidden/>
          </w:rPr>
          <w:fldChar w:fldCharType="end"/>
        </w:r>
      </w:hyperlink>
    </w:p>
    <w:p w14:paraId="01EE7D89" w14:textId="6C5EDB96"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6" w:history="1">
        <w:r w:rsidR="00ED4398" w:rsidRPr="00601DF9">
          <w:rPr>
            <w:rStyle w:val="Hipervnculo"/>
            <w:noProof/>
          </w:rPr>
          <w:t>Figura 6</w:t>
        </w:r>
        <w:r w:rsidR="00ED4398" w:rsidRPr="00601DF9">
          <w:rPr>
            <w:rStyle w:val="Hipervnculo"/>
            <w:noProof/>
          </w:rPr>
          <w:noBreakHyphen/>
          <w:t>1: Grafo de Relaciones entre Usuarios de Twitter</w:t>
        </w:r>
        <w:r w:rsidR="00ED4398">
          <w:rPr>
            <w:noProof/>
            <w:webHidden/>
          </w:rPr>
          <w:tab/>
        </w:r>
        <w:r w:rsidR="00ED4398">
          <w:rPr>
            <w:noProof/>
            <w:webHidden/>
          </w:rPr>
          <w:fldChar w:fldCharType="begin"/>
        </w:r>
        <w:r w:rsidR="00ED4398">
          <w:rPr>
            <w:noProof/>
            <w:webHidden/>
          </w:rPr>
          <w:instrText xml:space="preserve"> PAGEREF _Toc486016046 \h </w:instrText>
        </w:r>
        <w:r w:rsidR="00ED4398">
          <w:rPr>
            <w:noProof/>
            <w:webHidden/>
          </w:rPr>
        </w:r>
        <w:r w:rsidR="00ED4398">
          <w:rPr>
            <w:noProof/>
            <w:webHidden/>
          </w:rPr>
          <w:fldChar w:fldCharType="separate"/>
        </w:r>
        <w:r w:rsidR="00325219">
          <w:rPr>
            <w:noProof/>
            <w:webHidden/>
          </w:rPr>
          <w:t>45</w:t>
        </w:r>
        <w:r w:rsidR="00ED4398">
          <w:rPr>
            <w:noProof/>
            <w:webHidden/>
          </w:rPr>
          <w:fldChar w:fldCharType="end"/>
        </w:r>
      </w:hyperlink>
    </w:p>
    <w:p w14:paraId="3552A658" w14:textId="3E91E083"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7" w:history="1">
        <w:r w:rsidR="00ED4398" w:rsidRPr="00601DF9">
          <w:rPr>
            <w:rStyle w:val="Hipervnculo"/>
            <w:noProof/>
          </w:rPr>
          <w:t>Figura 0</w:t>
        </w:r>
        <w:r w:rsidR="00ED4398" w:rsidRPr="00601DF9">
          <w:rPr>
            <w:rStyle w:val="Hipervnculo"/>
            <w:noProof/>
          </w:rPr>
          <w:noBreakHyphen/>
          <w:t>1: División del Conjunto de Datos</w:t>
        </w:r>
        <w:r w:rsidR="00ED4398">
          <w:rPr>
            <w:noProof/>
            <w:webHidden/>
          </w:rPr>
          <w:tab/>
        </w:r>
        <w:r w:rsidR="00ED4398">
          <w:rPr>
            <w:noProof/>
            <w:webHidden/>
          </w:rPr>
          <w:fldChar w:fldCharType="begin"/>
        </w:r>
        <w:r w:rsidR="00ED4398">
          <w:rPr>
            <w:noProof/>
            <w:webHidden/>
          </w:rPr>
          <w:instrText xml:space="preserve"> PAGEREF _Toc486016047 \h </w:instrText>
        </w:r>
        <w:r w:rsidR="00ED4398">
          <w:rPr>
            <w:noProof/>
            <w:webHidden/>
          </w:rPr>
        </w:r>
        <w:r w:rsidR="00ED4398">
          <w:rPr>
            <w:noProof/>
            <w:webHidden/>
          </w:rPr>
          <w:fldChar w:fldCharType="separate"/>
        </w:r>
        <w:r w:rsidR="00325219">
          <w:rPr>
            <w:noProof/>
            <w:webHidden/>
          </w:rPr>
          <w:t>53</w:t>
        </w:r>
        <w:r w:rsidR="00ED4398">
          <w:rPr>
            <w:noProof/>
            <w:webHidden/>
          </w:rPr>
          <w:fldChar w:fldCharType="end"/>
        </w:r>
      </w:hyperlink>
    </w:p>
    <w:p w14:paraId="3EC452F1" w14:textId="3A658486"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8" w:history="1">
        <w:r w:rsidR="00ED4398" w:rsidRPr="00601DF9">
          <w:rPr>
            <w:rStyle w:val="Hipervnculo"/>
            <w:noProof/>
          </w:rPr>
          <w:t>Figura 0</w:t>
        </w:r>
        <w:r w:rsidR="00ED4398" w:rsidRPr="00601DF9">
          <w:rPr>
            <w:rStyle w:val="Hipervnculo"/>
            <w:noProof/>
          </w:rPr>
          <w:noBreakHyphen/>
          <w:t>2: ROC</w:t>
        </w:r>
        <w:r w:rsidR="00ED4398">
          <w:rPr>
            <w:noProof/>
            <w:webHidden/>
          </w:rPr>
          <w:tab/>
        </w:r>
        <w:r w:rsidR="00ED4398">
          <w:rPr>
            <w:noProof/>
            <w:webHidden/>
          </w:rPr>
          <w:fldChar w:fldCharType="begin"/>
        </w:r>
        <w:r w:rsidR="00ED4398">
          <w:rPr>
            <w:noProof/>
            <w:webHidden/>
          </w:rPr>
          <w:instrText xml:space="preserve"> PAGEREF _Toc486016048 \h </w:instrText>
        </w:r>
        <w:r w:rsidR="00ED4398">
          <w:rPr>
            <w:noProof/>
            <w:webHidden/>
          </w:rPr>
        </w:r>
        <w:r w:rsidR="00ED4398">
          <w:rPr>
            <w:noProof/>
            <w:webHidden/>
          </w:rPr>
          <w:fldChar w:fldCharType="separate"/>
        </w:r>
        <w:r w:rsidR="00325219">
          <w:rPr>
            <w:noProof/>
            <w:webHidden/>
          </w:rPr>
          <w:t>56</w:t>
        </w:r>
        <w:r w:rsidR="00ED4398">
          <w:rPr>
            <w:noProof/>
            <w:webHidden/>
          </w:rPr>
          <w:fldChar w:fldCharType="end"/>
        </w:r>
      </w:hyperlink>
    </w:p>
    <w:p w14:paraId="0CAEB149" w14:textId="1EF33841"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49" w:history="1">
        <w:r w:rsidR="00ED4398" w:rsidRPr="00601DF9">
          <w:rPr>
            <w:rStyle w:val="Hipervnculo"/>
            <w:noProof/>
          </w:rPr>
          <w:t>Figura 0</w:t>
        </w:r>
        <w:r w:rsidR="00ED4398" w:rsidRPr="00601DF9">
          <w:rPr>
            <w:rStyle w:val="Hipervnculo"/>
            <w:noProof/>
          </w:rPr>
          <w:noBreakHyphen/>
          <w:t>3: Clasificación tras Filtrado</w:t>
        </w:r>
        <w:r w:rsidR="00ED4398">
          <w:rPr>
            <w:noProof/>
            <w:webHidden/>
          </w:rPr>
          <w:tab/>
        </w:r>
        <w:r w:rsidR="00ED4398">
          <w:rPr>
            <w:noProof/>
            <w:webHidden/>
          </w:rPr>
          <w:fldChar w:fldCharType="begin"/>
        </w:r>
        <w:r w:rsidR="00ED4398">
          <w:rPr>
            <w:noProof/>
            <w:webHidden/>
          </w:rPr>
          <w:instrText xml:space="preserve"> PAGEREF _Toc486016049 \h </w:instrText>
        </w:r>
        <w:r w:rsidR="00ED4398">
          <w:rPr>
            <w:noProof/>
            <w:webHidden/>
          </w:rPr>
        </w:r>
        <w:r w:rsidR="00ED4398">
          <w:rPr>
            <w:noProof/>
            <w:webHidden/>
          </w:rPr>
          <w:fldChar w:fldCharType="separate"/>
        </w:r>
        <w:r w:rsidR="00325219">
          <w:rPr>
            <w:noProof/>
            <w:webHidden/>
          </w:rPr>
          <w:t>57</w:t>
        </w:r>
        <w:r w:rsidR="00ED4398">
          <w:rPr>
            <w:noProof/>
            <w:webHidden/>
          </w:rPr>
          <w:fldChar w:fldCharType="end"/>
        </w:r>
      </w:hyperlink>
    </w:p>
    <w:p w14:paraId="24D3E6CF" w14:textId="6D0440BF"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0" w:history="1">
        <w:r w:rsidR="00ED4398" w:rsidRPr="00601DF9">
          <w:rPr>
            <w:rStyle w:val="Hipervnculo"/>
            <w:noProof/>
          </w:rPr>
          <w:t>Figura 0</w:t>
        </w:r>
        <w:r w:rsidR="00ED4398" w:rsidRPr="00601DF9">
          <w:rPr>
            <w:rStyle w:val="Hipervnculo"/>
            <w:noProof/>
          </w:rPr>
          <w:noBreakHyphen/>
          <w:t>4: Prefiltrado de Tuits</w:t>
        </w:r>
        <w:r w:rsidR="00ED4398">
          <w:rPr>
            <w:noProof/>
            <w:webHidden/>
          </w:rPr>
          <w:tab/>
        </w:r>
        <w:r w:rsidR="00ED4398">
          <w:rPr>
            <w:noProof/>
            <w:webHidden/>
          </w:rPr>
          <w:fldChar w:fldCharType="begin"/>
        </w:r>
        <w:r w:rsidR="00ED4398">
          <w:rPr>
            <w:noProof/>
            <w:webHidden/>
          </w:rPr>
          <w:instrText xml:space="preserve"> PAGEREF _Toc486016050 \h </w:instrText>
        </w:r>
        <w:r w:rsidR="00ED4398">
          <w:rPr>
            <w:noProof/>
            <w:webHidden/>
          </w:rPr>
        </w:r>
        <w:r w:rsidR="00ED4398">
          <w:rPr>
            <w:noProof/>
            <w:webHidden/>
          </w:rPr>
          <w:fldChar w:fldCharType="separate"/>
        </w:r>
        <w:r w:rsidR="00325219">
          <w:rPr>
            <w:noProof/>
            <w:webHidden/>
          </w:rPr>
          <w:t>58</w:t>
        </w:r>
        <w:r w:rsidR="00ED4398">
          <w:rPr>
            <w:noProof/>
            <w:webHidden/>
          </w:rPr>
          <w:fldChar w:fldCharType="end"/>
        </w:r>
      </w:hyperlink>
    </w:p>
    <w:p w14:paraId="704A49E5" w14:textId="231EEDD8"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1" w:history="1">
        <w:r w:rsidR="00ED4398" w:rsidRPr="00601DF9">
          <w:rPr>
            <w:rStyle w:val="Hipervnculo"/>
            <w:noProof/>
          </w:rPr>
          <w:t>Figura 0</w:t>
        </w:r>
        <w:r w:rsidR="00ED4398" w:rsidRPr="00601DF9">
          <w:rPr>
            <w:rStyle w:val="Hipervnculo"/>
            <w:noProof/>
          </w:rPr>
          <w:noBreakHyphen/>
          <w:t>5: Clasificación tras Filtrado</w:t>
        </w:r>
        <w:r w:rsidR="00ED4398">
          <w:rPr>
            <w:noProof/>
            <w:webHidden/>
          </w:rPr>
          <w:tab/>
        </w:r>
        <w:r w:rsidR="00ED4398">
          <w:rPr>
            <w:noProof/>
            <w:webHidden/>
          </w:rPr>
          <w:fldChar w:fldCharType="begin"/>
        </w:r>
        <w:r w:rsidR="00ED4398">
          <w:rPr>
            <w:noProof/>
            <w:webHidden/>
          </w:rPr>
          <w:instrText xml:space="preserve"> PAGEREF _Toc486016051 \h </w:instrText>
        </w:r>
        <w:r w:rsidR="00ED4398">
          <w:rPr>
            <w:noProof/>
            <w:webHidden/>
          </w:rPr>
        </w:r>
        <w:r w:rsidR="00ED4398">
          <w:rPr>
            <w:noProof/>
            <w:webHidden/>
          </w:rPr>
          <w:fldChar w:fldCharType="separate"/>
        </w:r>
        <w:r w:rsidR="00325219">
          <w:rPr>
            <w:noProof/>
            <w:webHidden/>
          </w:rPr>
          <w:t>58</w:t>
        </w:r>
        <w:r w:rsidR="00ED4398">
          <w:rPr>
            <w:noProof/>
            <w:webHidden/>
          </w:rPr>
          <w:fldChar w:fldCharType="end"/>
        </w:r>
      </w:hyperlink>
    </w:p>
    <w:p w14:paraId="6D01C6F5" w14:textId="6A81C79B"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2" w:history="1">
        <w:r w:rsidR="00ED4398" w:rsidRPr="00601DF9">
          <w:rPr>
            <w:rStyle w:val="Hipervnculo"/>
            <w:noProof/>
          </w:rPr>
          <w:t>Figura 0</w:t>
        </w:r>
        <w:r w:rsidR="00ED4398" w:rsidRPr="00601DF9">
          <w:rPr>
            <w:rStyle w:val="Hipervnculo"/>
            <w:noProof/>
          </w:rPr>
          <w:noBreakHyphen/>
          <w:t>6: Matriz de Confusión de Conjunto Prefiltrado</w:t>
        </w:r>
        <w:r w:rsidR="00ED4398">
          <w:rPr>
            <w:noProof/>
            <w:webHidden/>
          </w:rPr>
          <w:tab/>
        </w:r>
        <w:r w:rsidR="00ED4398">
          <w:rPr>
            <w:noProof/>
            <w:webHidden/>
          </w:rPr>
          <w:fldChar w:fldCharType="begin"/>
        </w:r>
        <w:r w:rsidR="00ED4398">
          <w:rPr>
            <w:noProof/>
            <w:webHidden/>
          </w:rPr>
          <w:instrText xml:space="preserve"> PAGEREF _Toc486016052 \h </w:instrText>
        </w:r>
        <w:r w:rsidR="00ED4398">
          <w:rPr>
            <w:noProof/>
            <w:webHidden/>
          </w:rPr>
        </w:r>
        <w:r w:rsidR="00ED4398">
          <w:rPr>
            <w:noProof/>
            <w:webHidden/>
          </w:rPr>
          <w:fldChar w:fldCharType="separate"/>
        </w:r>
        <w:r w:rsidR="00325219">
          <w:rPr>
            <w:noProof/>
            <w:webHidden/>
          </w:rPr>
          <w:t>59</w:t>
        </w:r>
        <w:r w:rsidR="00ED4398">
          <w:rPr>
            <w:noProof/>
            <w:webHidden/>
          </w:rPr>
          <w:fldChar w:fldCharType="end"/>
        </w:r>
      </w:hyperlink>
    </w:p>
    <w:p w14:paraId="783A8D14" w14:textId="3BBF3D6D"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3" w:history="1">
        <w:r w:rsidR="00ED4398" w:rsidRPr="00601DF9">
          <w:rPr>
            <w:rStyle w:val="Hipervnculo"/>
            <w:noProof/>
          </w:rPr>
          <w:t>Figura 0</w:t>
        </w:r>
        <w:r w:rsidR="00ED4398" w:rsidRPr="00601DF9">
          <w:rPr>
            <w:rStyle w:val="Hipervnculo"/>
            <w:noProof/>
          </w:rPr>
          <w:noBreakHyphen/>
          <w:t>7: Matriz de Confusión con Prefiltrado para el conjunto S</w:t>
        </w:r>
        <w:r w:rsidR="00ED4398">
          <w:rPr>
            <w:noProof/>
            <w:webHidden/>
          </w:rPr>
          <w:tab/>
        </w:r>
        <w:r w:rsidR="00ED4398">
          <w:rPr>
            <w:noProof/>
            <w:webHidden/>
          </w:rPr>
          <w:fldChar w:fldCharType="begin"/>
        </w:r>
        <w:r w:rsidR="00ED4398">
          <w:rPr>
            <w:noProof/>
            <w:webHidden/>
          </w:rPr>
          <w:instrText xml:space="preserve"> PAGEREF _Toc486016053 \h </w:instrText>
        </w:r>
        <w:r w:rsidR="00ED4398">
          <w:rPr>
            <w:noProof/>
            <w:webHidden/>
          </w:rPr>
        </w:r>
        <w:r w:rsidR="00ED4398">
          <w:rPr>
            <w:noProof/>
            <w:webHidden/>
          </w:rPr>
          <w:fldChar w:fldCharType="separate"/>
        </w:r>
        <w:r w:rsidR="00325219">
          <w:rPr>
            <w:noProof/>
            <w:webHidden/>
          </w:rPr>
          <w:t>59</w:t>
        </w:r>
        <w:r w:rsidR="00ED4398">
          <w:rPr>
            <w:noProof/>
            <w:webHidden/>
          </w:rPr>
          <w:fldChar w:fldCharType="end"/>
        </w:r>
      </w:hyperlink>
    </w:p>
    <w:p w14:paraId="79431DA4" w14:textId="62D3B589"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4" w:history="1">
        <w:r w:rsidR="00ED4398" w:rsidRPr="00601DF9">
          <w:rPr>
            <w:rStyle w:val="Hipervnculo"/>
            <w:noProof/>
          </w:rPr>
          <w:t>Figura 0</w:t>
        </w:r>
        <w:r w:rsidR="00ED4398" w:rsidRPr="00601DF9">
          <w:rPr>
            <w:rStyle w:val="Hipervnculo"/>
            <w:noProof/>
          </w:rPr>
          <w:noBreakHyphen/>
          <w:t>8: Clasificación sin Prefiltrado</w:t>
        </w:r>
        <w:r w:rsidR="00ED4398">
          <w:rPr>
            <w:noProof/>
            <w:webHidden/>
          </w:rPr>
          <w:tab/>
        </w:r>
        <w:r w:rsidR="00ED4398">
          <w:rPr>
            <w:noProof/>
            <w:webHidden/>
          </w:rPr>
          <w:fldChar w:fldCharType="begin"/>
        </w:r>
        <w:r w:rsidR="00ED4398">
          <w:rPr>
            <w:noProof/>
            <w:webHidden/>
          </w:rPr>
          <w:instrText xml:space="preserve"> PAGEREF _Toc486016054 \h </w:instrText>
        </w:r>
        <w:r w:rsidR="00ED4398">
          <w:rPr>
            <w:noProof/>
            <w:webHidden/>
          </w:rPr>
        </w:r>
        <w:r w:rsidR="00ED4398">
          <w:rPr>
            <w:noProof/>
            <w:webHidden/>
          </w:rPr>
          <w:fldChar w:fldCharType="separate"/>
        </w:r>
        <w:r w:rsidR="00325219">
          <w:rPr>
            <w:noProof/>
            <w:webHidden/>
          </w:rPr>
          <w:t>59</w:t>
        </w:r>
        <w:r w:rsidR="00ED4398">
          <w:rPr>
            <w:noProof/>
            <w:webHidden/>
          </w:rPr>
          <w:fldChar w:fldCharType="end"/>
        </w:r>
      </w:hyperlink>
    </w:p>
    <w:p w14:paraId="1ED513A4" w14:textId="5BB53EA2"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5" w:history="1">
        <w:r w:rsidR="00ED4398" w:rsidRPr="00601DF9">
          <w:rPr>
            <w:rStyle w:val="Hipervnculo"/>
            <w:noProof/>
          </w:rPr>
          <w:t>Figura 0</w:t>
        </w:r>
        <w:r w:rsidR="00ED4398" w:rsidRPr="00601DF9">
          <w:rPr>
            <w:rStyle w:val="Hipervnculo"/>
            <w:noProof/>
          </w:rPr>
          <w:noBreakHyphen/>
          <w:t>9: Matriz de Confusión sin Prefiltrado previo</w:t>
        </w:r>
        <w:r w:rsidR="00ED4398">
          <w:rPr>
            <w:noProof/>
            <w:webHidden/>
          </w:rPr>
          <w:tab/>
        </w:r>
        <w:r w:rsidR="00ED4398">
          <w:rPr>
            <w:noProof/>
            <w:webHidden/>
          </w:rPr>
          <w:fldChar w:fldCharType="begin"/>
        </w:r>
        <w:r w:rsidR="00ED4398">
          <w:rPr>
            <w:noProof/>
            <w:webHidden/>
          </w:rPr>
          <w:instrText xml:space="preserve"> PAGEREF _Toc486016055 \h </w:instrText>
        </w:r>
        <w:r w:rsidR="00ED4398">
          <w:rPr>
            <w:noProof/>
            <w:webHidden/>
          </w:rPr>
        </w:r>
        <w:r w:rsidR="00ED4398">
          <w:rPr>
            <w:noProof/>
            <w:webHidden/>
          </w:rPr>
          <w:fldChar w:fldCharType="separate"/>
        </w:r>
        <w:r w:rsidR="00325219">
          <w:rPr>
            <w:noProof/>
            <w:webHidden/>
          </w:rPr>
          <w:t>60</w:t>
        </w:r>
        <w:r w:rsidR="00ED4398">
          <w:rPr>
            <w:noProof/>
            <w:webHidden/>
          </w:rPr>
          <w:fldChar w:fldCharType="end"/>
        </w:r>
      </w:hyperlink>
    </w:p>
    <w:p w14:paraId="6F5F462E" w14:textId="0FECFE25"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6" w:history="1">
        <w:r w:rsidR="00ED4398" w:rsidRPr="00601DF9">
          <w:rPr>
            <w:rStyle w:val="Hipervnculo"/>
            <w:noProof/>
          </w:rPr>
          <w:t>Figura 0</w:t>
        </w:r>
        <w:r w:rsidR="00ED4398" w:rsidRPr="00601DF9">
          <w:rPr>
            <w:rStyle w:val="Hipervnculo"/>
            <w:noProof/>
          </w:rPr>
          <w:noBreakHyphen/>
          <w:t>10: 1-NN</w:t>
        </w:r>
        <w:r w:rsidR="00ED4398">
          <w:rPr>
            <w:noProof/>
            <w:webHidden/>
          </w:rPr>
          <w:tab/>
        </w:r>
        <w:r w:rsidR="00ED4398">
          <w:rPr>
            <w:noProof/>
            <w:webHidden/>
          </w:rPr>
          <w:fldChar w:fldCharType="begin"/>
        </w:r>
        <w:r w:rsidR="00ED4398">
          <w:rPr>
            <w:noProof/>
            <w:webHidden/>
          </w:rPr>
          <w:instrText xml:space="preserve"> PAGEREF _Toc486016056 \h </w:instrText>
        </w:r>
        <w:r w:rsidR="00ED4398">
          <w:rPr>
            <w:noProof/>
            <w:webHidden/>
          </w:rPr>
        </w:r>
        <w:r w:rsidR="00ED4398">
          <w:rPr>
            <w:noProof/>
            <w:webHidden/>
          </w:rPr>
          <w:fldChar w:fldCharType="separate"/>
        </w:r>
        <w:r w:rsidR="00325219">
          <w:rPr>
            <w:noProof/>
            <w:webHidden/>
          </w:rPr>
          <w:t>62</w:t>
        </w:r>
        <w:r w:rsidR="00ED4398">
          <w:rPr>
            <w:noProof/>
            <w:webHidden/>
          </w:rPr>
          <w:fldChar w:fldCharType="end"/>
        </w:r>
      </w:hyperlink>
    </w:p>
    <w:p w14:paraId="3514371E" w14:textId="200E4383"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7" w:history="1">
        <w:r w:rsidR="00ED4398" w:rsidRPr="00601DF9">
          <w:rPr>
            <w:rStyle w:val="Hipervnculo"/>
            <w:noProof/>
          </w:rPr>
          <w:t>Figura 0</w:t>
        </w:r>
        <w:r w:rsidR="00ED4398" w:rsidRPr="00601DF9">
          <w:rPr>
            <w:rStyle w:val="Hipervnculo"/>
            <w:noProof/>
          </w:rPr>
          <w:noBreakHyphen/>
          <w:t>11: K-NN</w:t>
        </w:r>
        <w:r w:rsidR="00ED4398">
          <w:rPr>
            <w:noProof/>
            <w:webHidden/>
          </w:rPr>
          <w:tab/>
        </w:r>
        <w:r w:rsidR="00ED4398">
          <w:rPr>
            <w:noProof/>
            <w:webHidden/>
          </w:rPr>
          <w:fldChar w:fldCharType="begin"/>
        </w:r>
        <w:r w:rsidR="00ED4398">
          <w:rPr>
            <w:noProof/>
            <w:webHidden/>
          </w:rPr>
          <w:instrText xml:space="preserve"> PAGEREF _Toc486016057 \h </w:instrText>
        </w:r>
        <w:r w:rsidR="00ED4398">
          <w:rPr>
            <w:noProof/>
            <w:webHidden/>
          </w:rPr>
        </w:r>
        <w:r w:rsidR="00ED4398">
          <w:rPr>
            <w:noProof/>
            <w:webHidden/>
          </w:rPr>
          <w:fldChar w:fldCharType="separate"/>
        </w:r>
        <w:r w:rsidR="00325219">
          <w:rPr>
            <w:noProof/>
            <w:webHidden/>
          </w:rPr>
          <w:t>63</w:t>
        </w:r>
        <w:r w:rsidR="00ED4398">
          <w:rPr>
            <w:noProof/>
            <w:webHidden/>
          </w:rPr>
          <w:fldChar w:fldCharType="end"/>
        </w:r>
      </w:hyperlink>
    </w:p>
    <w:p w14:paraId="63933CA8" w14:textId="7426C20C"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8" w:history="1">
        <w:r w:rsidR="00ED4398" w:rsidRPr="00601DF9">
          <w:rPr>
            <w:rStyle w:val="Hipervnculo"/>
            <w:noProof/>
          </w:rPr>
          <w:t>Figura 0</w:t>
        </w:r>
        <w:r w:rsidR="00ED4398" w:rsidRPr="00601DF9">
          <w:rPr>
            <w:rStyle w:val="Hipervnculo"/>
            <w:noProof/>
          </w:rPr>
          <w:noBreakHyphen/>
          <w:t>12: Árbol de Decisión</w:t>
        </w:r>
        <w:r w:rsidR="00ED4398">
          <w:rPr>
            <w:noProof/>
            <w:webHidden/>
          </w:rPr>
          <w:tab/>
        </w:r>
        <w:r w:rsidR="00ED4398">
          <w:rPr>
            <w:noProof/>
            <w:webHidden/>
          </w:rPr>
          <w:fldChar w:fldCharType="begin"/>
        </w:r>
        <w:r w:rsidR="00ED4398">
          <w:rPr>
            <w:noProof/>
            <w:webHidden/>
          </w:rPr>
          <w:instrText xml:space="preserve"> PAGEREF _Toc486016058 \h </w:instrText>
        </w:r>
        <w:r w:rsidR="00ED4398">
          <w:rPr>
            <w:noProof/>
            <w:webHidden/>
          </w:rPr>
        </w:r>
        <w:r w:rsidR="00ED4398">
          <w:rPr>
            <w:noProof/>
            <w:webHidden/>
          </w:rPr>
          <w:fldChar w:fldCharType="separate"/>
        </w:r>
        <w:r w:rsidR="00325219">
          <w:rPr>
            <w:noProof/>
            <w:webHidden/>
          </w:rPr>
          <w:t>63</w:t>
        </w:r>
        <w:r w:rsidR="00ED4398">
          <w:rPr>
            <w:noProof/>
            <w:webHidden/>
          </w:rPr>
          <w:fldChar w:fldCharType="end"/>
        </w:r>
      </w:hyperlink>
    </w:p>
    <w:p w14:paraId="228AF32B" w14:textId="30BA8551"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59" w:history="1">
        <w:r w:rsidR="00ED4398" w:rsidRPr="00601DF9">
          <w:rPr>
            <w:rStyle w:val="Hipervnculo"/>
            <w:noProof/>
          </w:rPr>
          <w:t>Figura 0</w:t>
        </w:r>
        <w:r w:rsidR="00ED4398" w:rsidRPr="00601DF9">
          <w:rPr>
            <w:rStyle w:val="Hipervnculo"/>
            <w:noProof/>
          </w:rPr>
          <w:noBreakHyphen/>
          <w:t>13: Redes Neuronales</w:t>
        </w:r>
        <w:r w:rsidR="00ED4398">
          <w:rPr>
            <w:noProof/>
            <w:webHidden/>
          </w:rPr>
          <w:tab/>
        </w:r>
        <w:r w:rsidR="00ED4398">
          <w:rPr>
            <w:noProof/>
            <w:webHidden/>
          </w:rPr>
          <w:fldChar w:fldCharType="begin"/>
        </w:r>
        <w:r w:rsidR="00ED4398">
          <w:rPr>
            <w:noProof/>
            <w:webHidden/>
          </w:rPr>
          <w:instrText xml:space="preserve"> PAGEREF _Toc486016059 \h </w:instrText>
        </w:r>
        <w:r w:rsidR="00ED4398">
          <w:rPr>
            <w:noProof/>
            <w:webHidden/>
          </w:rPr>
        </w:r>
        <w:r w:rsidR="00ED4398">
          <w:rPr>
            <w:noProof/>
            <w:webHidden/>
          </w:rPr>
          <w:fldChar w:fldCharType="separate"/>
        </w:r>
        <w:r w:rsidR="00325219">
          <w:rPr>
            <w:noProof/>
            <w:webHidden/>
          </w:rPr>
          <w:t>64</w:t>
        </w:r>
        <w:r w:rsidR="00ED4398">
          <w:rPr>
            <w:noProof/>
            <w:webHidden/>
          </w:rPr>
          <w:fldChar w:fldCharType="end"/>
        </w:r>
      </w:hyperlink>
    </w:p>
    <w:p w14:paraId="3B08F1A0" w14:textId="59EC3D6B" w:rsidR="00BF4CE8" w:rsidRDefault="0040203D" w:rsidP="00BF4CE8">
      <w:pPr>
        <w:pStyle w:val="Tabladeilustraciones"/>
        <w:tabs>
          <w:tab w:val="right" w:leader="dot" w:pos="8494"/>
        </w:tabs>
        <w:rPr>
          <w:rStyle w:val="Hipervnculo"/>
          <w:noProof/>
        </w:rPr>
        <w:sectPr w:rsidR="00BF4CE8" w:rsidSect="007A221B">
          <w:type w:val="oddPage"/>
          <w:pgSz w:w="11906" w:h="16838"/>
          <w:pgMar w:top="1417" w:right="1701" w:bottom="1417" w:left="1701" w:header="708" w:footer="708" w:gutter="0"/>
          <w:pgNumType w:start="1"/>
          <w:cols w:space="708"/>
          <w:docGrid w:linePitch="360"/>
        </w:sectPr>
      </w:pPr>
      <w:hyperlink w:anchor="_Toc486016060" w:history="1">
        <w:r w:rsidR="00ED4398" w:rsidRPr="00601DF9">
          <w:rPr>
            <w:rStyle w:val="Hipervnculo"/>
            <w:noProof/>
          </w:rPr>
          <w:t>Figura 0</w:t>
        </w:r>
        <w:r w:rsidR="00ED4398" w:rsidRPr="00601DF9">
          <w:rPr>
            <w:rStyle w:val="Hipervnculo"/>
            <w:noProof/>
          </w:rPr>
          <w:noBreakHyphen/>
          <w:t>14: ROC y Curva de Costo</w:t>
        </w:r>
        <w:r w:rsidR="00ED4398">
          <w:rPr>
            <w:noProof/>
            <w:webHidden/>
          </w:rPr>
          <w:tab/>
        </w:r>
        <w:r w:rsidR="00ED4398">
          <w:rPr>
            <w:noProof/>
            <w:webHidden/>
          </w:rPr>
          <w:fldChar w:fldCharType="begin"/>
        </w:r>
        <w:r w:rsidR="00ED4398">
          <w:rPr>
            <w:noProof/>
            <w:webHidden/>
          </w:rPr>
          <w:instrText xml:space="preserve"> PAGEREF _Toc486016060 \h </w:instrText>
        </w:r>
        <w:r w:rsidR="00ED4398">
          <w:rPr>
            <w:noProof/>
            <w:webHidden/>
          </w:rPr>
        </w:r>
        <w:r w:rsidR="00ED4398">
          <w:rPr>
            <w:noProof/>
            <w:webHidden/>
          </w:rPr>
          <w:fldChar w:fldCharType="separate"/>
        </w:r>
        <w:r w:rsidR="00325219">
          <w:rPr>
            <w:noProof/>
            <w:webHidden/>
          </w:rPr>
          <w:t>66</w:t>
        </w:r>
        <w:r w:rsidR="00ED4398">
          <w:rPr>
            <w:noProof/>
            <w:webHidden/>
          </w:rPr>
          <w:fldChar w:fldCharType="end"/>
        </w:r>
      </w:hyperlink>
    </w:p>
    <w:p w14:paraId="64F7850E" w14:textId="04B1FB79" w:rsidR="00BF4CE8" w:rsidRPr="00BF4CE8" w:rsidRDefault="00BF4CE8" w:rsidP="00BF4CE8">
      <w:pPr>
        <w:pStyle w:val="Tabladeilustraciones"/>
        <w:tabs>
          <w:tab w:val="right" w:leader="dot" w:pos="8494"/>
        </w:tabs>
        <w:rPr>
          <w:noProof/>
          <w:color w:val="0000FF"/>
          <w:u w:val="single"/>
        </w:rPr>
      </w:pPr>
    </w:p>
    <w:p w14:paraId="17DC211E" w14:textId="7344E83F" w:rsidR="00146D91" w:rsidRDefault="007E7BC2" w:rsidP="007E7BC2">
      <w:pPr>
        <w:jc w:val="center"/>
        <w:rPr>
          <w:lang w:val="en-US"/>
        </w:rPr>
      </w:pPr>
      <w:r>
        <w:rPr>
          <w:lang w:val="en-US"/>
        </w:rPr>
        <w:fldChar w:fldCharType="end"/>
      </w:r>
      <w:bookmarkStart w:id="164" w:name="_Toc485815132"/>
      <w:bookmarkStart w:id="165" w:name="_Toc485893809"/>
      <w:bookmarkStart w:id="166" w:name="_Toc485898162"/>
    </w:p>
    <w:p w14:paraId="72EF48D9" w14:textId="67FEAF4A" w:rsidR="007E7BC2" w:rsidRPr="00146D91" w:rsidRDefault="007E7BC2" w:rsidP="007E7BC2">
      <w:pPr>
        <w:jc w:val="center"/>
        <w:rPr>
          <w:b/>
          <w:sz w:val="32"/>
          <w:szCs w:val="32"/>
          <w:lang w:val="es-MX"/>
        </w:rPr>
      </w:pPr>
      <w:r w:rsidRPr="00146D91">
        <w:rPr>
          <w:b/>
          <w:sz w:val="32"/>
          <w:szCs w:val="32"/>
        </w:rPr>
        <w:t xml:space="preserve">ÍNDICE DE </w:t>
      </w:r>
      <w:r w:rsidRPr="00146D91">
        <w:rPr>
          <w:b/>
          <w:sz w:val="32"/>
          <w:szCs w:val="32"/>
          <w:lang w:val="es-MX"/>
        </w:rPr>
        <w:t>TABLAS</w:t>
      </w:r>
      <w:bookmarkEnd w:id="155"/>
      <w:bookmarkEnd w:id="156"/>
      <w:bookmarkEnd w:id="157"/>
      <w:bookmarkEnd w:id="158"/>
      <w:bookmarkEnd w:id="159"/>
      <w:bookmarkEnd w:id="160"/>
      <w:bookmarkEnd w:id="161"/>
      <w:bookmarkEnd w:id="162"/>
      <w:bookmarkEnd w:id="163"/>
      <w:bookmarkEnd w:id="164"/>
      <w:bookmarkEnd w:id="165"/>
      <w:bookmarkEnd w:id="166"/>
    </w:p>
    <w:p w14:paraId="094E702A" w14:textId="1D101B3B" w:rsidR="00ED4398" w:rsidRDefault="007E7BC2">
      <w:pPr>
        <w:pStyle w:val="Tabladeilustraciones"/>
        <w:tabs>
          <w:tab w:val="right" w:leader="dot" w:pos="8494"/>
        </w:tabs>
        <w:rPr>
          <w:rFonts w:asciiTheme="minorHAnsi" w:eastAsiaTheme="minorEastAsia" w:hAnsiTheme="minorHAnsi" w:cstheme="minorBidi"/>
          <w:caps w:val="0"/>
          <w:noProof/>
          <w:sz w:val="22"/>
          <w:szCs w:val="22"/>
          <w:lang w:eastAsia="ja-JP"/>
        </w:rPr>
      </w:pPr>
      <w:r>
        <w:rPr>
          <w:sz w:val="24"/>
        </w:rPr>
        <w:fldChar w:fldCharType="begin"/>
      </w:r>
      <w:r>
        <w:instrText xml:space="preserve"> TOC \h \z \c "Tabla" </w:instrText>
      </w:r>
      <w:r>
        <w:rPr>
          <w:sz w:val="24"/>
        </w:rPr>
        <w:fldChar w:fldCharType="separate"/>
      </w:r>
      <w:hyperlink w:anchor="_Toc486016074" w:history="1">
        <w:r w:rsidR="00ED4398" w:rsidRPr="00E75893">
          <w:rPr>
            <w:rStyle w:val="Hipervnculo"/>
            <w:noProof/>
          </w:rPr>
          <w:t>Tabla 1</w:t>
        </w:r>
        <w:r w:rsidR="00ED4398" w:rsidRPr="00E75893">
          <w:rPr>
            <w:rStyle w:val="Hipervnculo"/>
            <w:noProof/>
          </w:rPr>
          <w:noBreakHyphen/>
          <w:t>3: Matriz de Confusión del Conjunto Inicial</w:t>
        </w:r>
        <w:r w:rsidR="00ED4398">
          <w:rPr>
            <w:noProof/>
            <w:webHidden/>
          </w:rPr>
          <w:tab/>
        </w:r>
        <w:r w:rsidR="00ED4398">
          <w:rPr>
            <w:noProof/>
            <w:webHidden/>
          </w:rPr>
          <w:fldChar w:fldCharType="begin"/>
        </w:r>
        <w:r w:rsidR="00ED4398">
          <w:rPr>
            <w:noProof/>
            <w:webHidden/>
          </w:rPr>
          <w:instrText xml:space="preserve"> PAGEREF _Toc486016074 \h </w:instrText>
        </w:r>
        <w:r w:rsidR="00ED4398">
          <w:rPr>
            <w:noProof/>
            <w:webHidden/>
          </w:rPr>
        </w:r>
        <w:r w:rsidR="00ED4398">
          <w:rPr>
            <w:noProof/>
            <w:webHidden/>
          </w:rPr>
          <w:fldChar w:fldCharType="separate"/>
        </w:r>
        <w:r w:rsidR="00325219">
          <w:rPr>
            <w:noProof/>
            <w:webHidden/>
          </w:rPr>
          <w:t>5</w:t>
        </w:r>
        <w:r w:rsidR="00ED4398">
          <w:rPr>
            <w:noProof/>
            <w:webHidden/>
          </w:rPr>
          <w:fldChar w:fldCharType="end"/>
        </w:r>
      </w:hyperlink>
    </w:p>
    <w:p w14:paraId="2131A79E" w14:textId="02B9474A"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5" w:history="1">
        <w:r w:rsidR="00ED4398" w:rsidRPr="00E75893">
          <w:rPr>
            <w:rStyle w:val="Hipervnculo"/>
            <w:noProof/>
          </w:rPr>
          <w:t>Tabla 4</w:t>
        </w:r>
        <w:r w:rsidR="00ED4398" w:rsidRPr="00E75893">
          <w:rPr>
            <w:rStyle w:val="Hipervnculo"/>
            <w:noProof/>
          </w:rPr>
          <w:noBreakHyphen/>
          <w:t>1: Correspondencia de Semántica y Símbolo</w:t>
        </w:r>
        <w:r w:rsidR="00ED4398">
          <w:rPr>
            <w:noProof/>
            <w:webHidden/>
          </w:rPr>
          <w:tab/>
        </w:r>
        <w:r w:rsidR="00ED4398">
          <w:rPr>
            <w:noProof/>
            <w:webHidden/>
          </w:rPr>
          <w:fldChar w:fldCharType="begin"/>
        </w:r>
        <w:r w:rsidR="00ED4398">
          <w:rPr>
            <w:noProof/>
            <w:webHidden/>
          </w:rPr>
          <w:instrText xml:space="preserve"> PAGEREF _Toc486016075 \h </w:instrText>
        </w:r>
        <w:r w:rsidR="00ED4398">
          <w:rPr>
            <w:noProof/>
            <w:webHidden/>
          </w:rPr>
        </w:r>
        <w:r w:rsidR="00ED4398">
          <w:rPr>
            <w:noProof/>
            <w:webHidden/>
          </w:rPr>
          <w:fldChar w:fldCharType="separate"/>
        </w:r>
        <w:r w:rsidR="00325219">
          <w:rPr>
            <w:noProof/>
            <w:webHidden/>
          </w:rPr>
          <w:t>22</w:t>
        </w:r>
        <w:r w:rsidR="00ED4398">
          <w:rPr>
            <w:noProof/>
            <w:webHidden/>
          </w:rPr>
          <w:fldChar w:fldCharType="end"/>
        </w:r>
      </w:hyperlink>
    </w:p>
    <w:p w14:paraId="08F82042" w14:textId="610ED70D"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6" w:history="1">
        <w:r w:rsidR="00ED4398" w:rsidRPr="00E75893">
          <w:rPr>
            <w:rStyle w:val="Hipervnculo"/>
            <w:noProof/>
          </w:rPr>
          <w:t>Tabla 4</w:t>
        </w:r>
        <w:r w:rsidR="00ED4398" w:rsidRPr="00E75893">
          <w:rPr>
            <w:rStyle w:val="Hipervnculo"/>
            <w:noProof/>
          </w:rPr>
          <w:noBreakHyphen/>
          <w:t>2: Relación de Sufijos y Clases de Palabras</w:t>
        </w:r>
        <w:r w:rsidR="00ED4398">
          <w:rPr>
            <w:noProof/>
            <w:webHidden/>
          </w:rPr>
          <w:tab/>
        </w:r>
        <w:r w:rsidR="00ED4398">
          <w:rPr>
            <w:noProof/>
            <w:webHidden/>
          </w:rPr>
          <w:fldChar w:fldCharType="begin"/>
        </w:r>
        <w:r w:rsidR="00ED4398">
          <w:rPr>
            <w:noProof/>
            <w:webHidden/>
          </w:rPr>
          <w:instrText xml:space="preserve"> PAGEREF _Toc486016076 \h </w:instrText>
        </w:r>
        <w:r w:rsidR="00ED4398">
          <w:rPr>
            <w:noProof/>
            <w:webHidden/>
          </w:rPr>
        </w:r>
        <w:r w:rsidR="00ED4398">
          <w:rPr>
            <w:noProof/>
            <w:webHidden/>
          </w:rPr>
          <w:fldChar w:fldCharType="separate"/>
        </w:r>
        <w:r w:rsidR="00325219">
          <w:rPr>
            <w:noProof/>
            <w:webHidden/>
          </w:rPr>
          <w:t>23</w:t>
        </w:r>
        <w:r w:rsidR="00ED4398">
          <w:rPr>
            <w:noProof/>
            <w:webHidden/>
          </w:rPr>
          <w:fldChar w:fldCharType="end"/>
        </w:r>
      </w:hyperlink>
    </w:p>
    <w:p w14:paraId="31FA3EDF" w14:textId="3676B69A"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7" w:history="1">
        <w:r w:rsidR="00ED4398" w:rsidRPr="00E75893">
          <w:rPr>
            <w:rStyle w:val="Hipervnculo"/>
            <w:noProof/>
          </w:rPr>
          <w:t>Tabla 5</w:t>
        </w:r>
        <w:r w:rsidR="00ED4398" w:rsidRPr="00E75893">
          <w:rPr>
            <w:rStyle w:val="Hipervnculo"/>
            <w:noProof/>
          </w:rPr>
          <w:noBreakHyphen/>
          <w:t>1: Comparativa de tasa de error frente a profundidad</w:t>
        </w:r>
        <w:r w:rsidR="00ED4398">
          <w:rPr>
            <w:noProof/>
            <w:webHidden/>
          </w:rPr>
          <w:tab/>
        </w:r>
        <w:r w:rsidR="00ED4398">
          <w:rPr>
            <w:noProof/>
            <w:webHidden/>
          </w:rPr>
          <w:fldChar w:fldCharType="begin"/>
        </w:r>
        <w:r w:rsidR="00ED4398">
          <w:rPr>
            <w:noProof/>
            <w:webHidden/>
          </w:rPr>
          <w:instrText xml:space="preserve"> PAGEREF _Toc486016077 \h </w:instrText>
        </w:r>
        <w:r w:rsidR="00ED4398">
          <w:rPr>
            <w:noProof/>
            <w:webHidden/>
          </w:rPr>
        </w:r>
        <w:r w:rsidR="00ED4398">
          <w:rPr>
            <w:noProof/>
            <w:webHidden/>
          </w:rPr>
          <w:fldChar w:fldCharType="separate"/>
        </w:r>
        <w:r w:rsidR="00325219">
          <w:rPr>
            <w:noProof/>
            <w:webHidden/>
          </w:rPr>
          <w:t>32</w:t>
        </w:r>
        <w:r w:rsidR="00ED4398">
          <w:rPr>
            <w:noProof/>
            <w:webHidden/>
          </w:rPr>
          <w:fldChar w:fldCharType="end"/>
        </w:r>
      </w:hyperlink>
    </w:p>
    <w:p w14:paraId="684AC202" w14:textId="7E662AC6"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8" w:history="1">
        <w:r w:rsidR="00ED4398" w:rsidRPr="00E75893">
          <w:rPr>
            <w:rStyle w:val="Hipervnculo"/>
            <w:noProof/>
          </w:rPr>
          <w:t>Tabla 5</w:t>
        </w:r>
        <w:r w:rsidR="00ED4398" w:rsidRPr="00E75893">
          <w:rPr>
            <w:rStyle w:val="Hipervnculo"/>
            <w:noProof/>
          </w:rPr>
          <w:noBreakHyphen/>
          <w:t>2: Comparación de exactitud con bigramas respecto a la profundidad</w:t>
        </w:r>
        <w:r w:rsidR="00ED4398">
          <w:rPr>
            <w:noProof/>
            <w:webHidden/>
          </w:rPr>
          <w:tab/>
        </w:r>
        <w:r w:rsidR="00ED4398">
          <w:rPr>
            <w:noProof/>
            <w:webHidden/>
          </w:rPr>
          <w:fldChar w:fldCharType="begin"/>
        </w:r>
        <w:r w:rsidR="00ED4398">
          <w:rPr>
            <w:noProof/>
            <w:webHidden/>
          </w:rPr>
          <w:instrText xml:space="preserve"> PAGEREF _Toc486016078 \h </w:instrText>
        </w:r>
        <w:r w:rsidR="00ED4398">
          <w:rPr>
            <w:noProof/>
            <w:webHidden/>
          </w:rPr>
        </w:r>
        <w:r w:rsidR="00ED4398">
          <w:rPr>
            <w:noProof/>
            <w:webHidden/>
          </w:rPr>
          <w:fldChar w:fldCharType="separate"/>
        </w:r>
        <w:r w:rsidR="00325219">
          <w:rPr>
            <w:noProof/>
            <w:webHidden/>
          </w:rPr>
          <w:t>33</w:t>
        </w:r>
        <w:r w:rsidR="00ED4398">
          <w:rPr>
            <w:noProof/>
            <w:webHidden/>
          </w:rPr>
          <w:fldChar w:fldCharType="end"/>
        </w:r>
      </w:hyperlink>
    </w:p>
    <w:p w14:paraId="1701AE21" w14:textId="4FC97D3C"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79" w:history="1">
        <w:r w:rsidR="00ED4398" w:rsidRPr="00E75893">
          <w:rPr>
            <w:rStyle w:val="Hipervnculo"/>
            <w:noProof/>
          </w:rPr>
          <w:t>Tabla 5</w:t>
        </w:r>
        <w:r w:rsidR="00ED4398" w:rsidRPr="00E75893">
          <w:rPr>
            <w:rStyle w:val="Hipervnculo"/>
            <w:noProof/>
          </w:rPr>
          <w:noBreakHyphen/>
          <w:t>3: Tasa de Error de K-NN por Número de Vecinos (K)</w:t>
        </w:r>
        <w:r w:rsidR="00ED4398">
          <w:rPr>
            <w:noProof/>
            <w:webHidden/>
          </w:rPr>
          <w:tab/>
        </w:r>
        <w:r w:rsidR="00ED4398">
          <w:rPr>
            <w:noProof/>
            <w:webHidden/>
          </w:rPr>
          <w:fldChar w:fldCharType="begin"/>
        </w:r>
        <w:r w:rsidR="00ED4398">
          <w:rPr>
            <w:noProof/>
            <w:webHidden/>
          </w:rPr>
          <w:instrText xml:space="preserve"> PAGEREF _Toc486016079 \h </w:instrText>
        </w:r>
        <w:r w:rsidR="00ED4398">
          <w:rPr>
            <w:noProof/>
            <w:webHidden/>
          </w:rPr>
        </w:r>
        <w:r w:rsidR="00ED4398">
          <w:rPr>
            <w:noProof/>
            <w:webHidden/>
          </w:rPr>
          <w:fldChar w:fldCharType="separate"/>
        </w:r>
        <w:r w:rsidR="00325219">
          <w:rPr>
            <w:noProof/>
            <w:webHidden/>
          </w:rPr>
          <w:t>36</w:t>
        </w:r>
        <w:r w:rsidR="00ED4398">
          <w:rPr>
            <w:noProof/>
            <w:webHidden/>
          </w:rPr>
          <w:fldChar w:fldCharType="end"/>
        </w:r>
      </w:hyperlink>
    </w:p>
    <w:p w14:paraId="3681F4F1" w14:textId="58F364F7"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0" w:history="1">
        <w:r w:rsidR="00ED4398" w:rsidRPr="00E75893">
          <w:rPr>
            <w:rStyle w:val="Hipervnculo"/>
            <w:noProof/>
          </w:rPr>
          <w:t>Tabla 5</w:t>
        </w:r>
        <w:r w:rsidR="00ED4398" w:rsidRPr="00E75893">
          <w:rPr>
            <w:rStyle w:val="Hipervnculo"/>
            <w:noProof/>
          </w:rPr>
          <w:noBreakHyphen/>
          <w:t>4: Tasa de Error de K-NN (distancia coseno)</w:t>
        </w:r>
        <w:r w:rsidR="00ED4398">
          <w:rPr>
            <w:noProof/>
            <w:webHidden/>
          </w:rPr>
          <w:tab/>
        </w:r>
        <w:r w:rsidR="00ED4398">
          <w:rPr>
            <w:noProof/>
            <w:webHidden/>
          </w:rPr>
          <w:fldChar w:fldCharType="begin"/>
        </w:r>
        <w:r w:rsidR="00ED4398">
          <w:rPr>
            <w:noProof/>
            <w:webHidden/>
          </w:rPr>
          <w:instrText xml:space="preserve"> PAGEREF _Toc486016080 \h </w:instrText>
        </w:r>
        <w:r w:rsidR="00ED4398">
          <w:rPr>
            <w:noProof/>
            <w:webHidden/>
          </w:rPr>
        </w:r>
        <w:r w:rsidR="00ED4398">
          <w:rPr>
            <w:noProof/>
            <w:webHidden/>
          </w:rPr>
          <w:fldChar w:fldCharType="separate"/>
        </w:r>
        <w:r w:rsidR="00325219">
          <w:rPr>
            <w:noProof/>
            <w:webHidden/>
          </w:rPr>
          <w:t>37</w:t>
        </w:r>
        <w:r w:rsidR="00ED4398">
          <w:rPr>
            <w:noProof/>
            <w:webHidden/>
          </w:rPr>
          <w:fldChar w:fldCharType="end"/>
        </w:r>
      </w:hyperlink>
    </w:p>
    <w:p w14:paraId="329E89EF" w14:textId="0734FD21"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1" w:history="1">
        <w:r w:rsidR="00ED4398" w:rsidRPr="00E75893">
          <w:rPr>
            <w:rStyle w:val="Hipervnculo"/>
            <w:noProof/>
          </w:rPr>
          <w:t>Tabla 1</w:t>
        </w:r>
        <w:r w:rsidR="00ED4398" w:rsidRPr="00E75893">
          <w:rPr>
            <w:rStyle w:val="Hipervnculo"/>
            <w:noProof/>
          </w:rPr>
          <w:noBreakHyphen/>
          <w:t>1: Matriz de Confusión</w:t>
        </w:r>
        <w:r w:rsidR="00ED4398">
          <w:rPr>
            <w:noProof/>
            <w:webHidden/>
          </w:rPr>
          <w:tab/>
        </w:r>
        <w:r w:rsidR="00ED4398">
          <w:rPr>
            <w:noProof/>
            <w:webHidden/>
          </w:rPr>
          <w:fldChar w:fldCharType="begin"/>
        </w:r>
        <w:r w:rsidR="00ED4398">
          <w:rPr>
            <w:noProof/>
            <w:webHidden/>
          </w:rPr>
          <w:instrText xml:space="preserve"> PAGEREF _Toc486016081 \h </w:instrText>
        </w:r>
        <w:r w:rsidR="00ED4398">
          <w:rPr>
            <w:noProof/>
            <w:webHidden/>
          </w:rPr>
        </w:r>
        <w:r w:rsidR="00ED4398">
          <w:rPr>
            <w:noProof/>
            <w:webHidden/>
          </w:rPr>
          <w:fldChar w:fldCharType="separate"/>
        </w:r>
        <w:r w:rsidR="00325219">
          <w:rPr>
            <w:noProof/>
            <w:webHidden/>
          </w:rPr>
          <w:t>54</w:t>
        </w:r>
        <w:r w:rsidR="00ED4398">
          <w:rPr>
            <w:noProof/>
            <w:webHidden/>
          </w:rPr>
          <w:fldChar w:fldCharType="end"/>
        </w:r>
      </w:hyperlink>
    </w:p>
    <w:p w14:paraId="071E5B23" w14:textId="187D8783"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2" w:history="1">
        <w:r w:rsidR="00ED4398" w:rsidRPr="00E75893">
          <w:rPr>
            <w:rStyle w:val="Hipervnculo"/>
            <w:noProof/>
          </w:rPr>
          <w:t>Tabla 1</w:t>
        </w:r>
        <w:r w:rsidR="00ED4398" w:rsidRPr="00E75893">
          <w:rPr>
            <w:rStyle w:val="Hipervnculo"/>
            <w:noProof/>
          </w:rPr>
          <w:noBreakHyphen/>
          <w:t>2: Matriz de Confusión con Desequilibrio de Clases</w:t>
        </w:r>
        <w:r w:rsidR="00ED4398">
          <w:rPr>
            <w:noProof/>
            <w:webHidden/>
          </w:rPr>
          <w:tab/>
        </w:r>
        <w:r w:rsidR="00ED4398">
          <w:rPr>
            <w:noProof/>
            <w:webHidden/>
          </w:rPr>
          <w:fldChar w:fldCharType="begin"/>
        </w:r>
        <w:r w:rsidR="00ED4398">
          <w:rPr>
            <w:noProof/>
            <w:webHidden/>
          </w:rPr>
          <w:instrText xml:space="preserve"> PAGEREF _Toc486016082 \h </w:instrText>
        </w:r>
        <w:r w:rsidR="00ED4398">
          <w:rPr>
            <w:noProof/>
            <w:webHidden/>
          </w:rPr>
        </w:r>
        <w:r w:rsidR="00ED4398">
          <w:rPr>
            <w:noProof/>
            <w:webHidden/>
          </w:rPr>
          <w:fldChar w:fldCharType="separate"/>
        </w:r>
        <w:r w:rsidR="00325219">
          <w:rPr>
            <w:noProof/>
            <w:webHidden/>
          </w:rPr>
          <w:t>54</w:t>
        </w:r>
        <w:r w:rsidR="00ED4398">
          <w:rPr>
            <w:noProof/>
            <w:webHidden/>
          </w:rPr>
          <w:fldChar w:fldCharType="end"/>
        </w:r>
      </w:hyperlink>
    </w:p>
    <w:p w14:paraId="329B01DE" w14:textId="617B4B4C"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3" w:history="1">
        <w:r w:rsidR="00ED4398" w:rsidRPr="00E75893">
          <w:rPr>
            <w:rStyle w:val="Hipervnculo"/>
            <w:noProof/>
          </w:rPr>
          <w:t>Tabla 0</w:t>
        </w:r>
        <w:r w:rsidR="00ED4398" w:rsidRPr="00E75893">
          <w:rPr>
            <w:rStyle w:val="Hipervnculo"/>
            <w:noProof/>
          </w:rPr>
          <w:noBreakHyphen/>
          <w:t>1Métrica ROC frente a Métrica Convencional</w:t>
        </w:r>
        <w:r w:rsidR="00ED4398">
          <w:rPr>
            <w:noProof/>
            <w:webHidden/>
          </w:rPr>
          <w:tab/>
        </w:r>
        <w:r w:rsidR="00ED4398">
          <w:rPr>
            <w:noProof/>
            <w:webHidden/>
          </w:rPr>
          <w:fldChar w:fldCharType="begin"/>
        </w:r>
        <w:r w:rsidR="00ED4398">
          <w:rPr>
            <w:noProof/>
            <w:webHidden/>
          </w:rPr>
          <w:instrText xml:space="preserve"> PAGEREF _Toc486016083 \h </w:instrText>
        </w:r>
        <w:r w:rsidR="00ED4398">
          <w:rPr>
            <w:noProof/>
            <w:webHidden/>
          </w:rPr>
        </w:r>
        <w:r w:rsidR="00ED4398">
          <w:rPr>
            <w:noProof/>
            <w:webHidden/>
          </w:rPr>
          <w:fldChar w:fldCharType="separate"/>
        </w:r>
        <w:r w:rsidR="00325219">
          <w:rPr>
            <w:noProof/>
            <w:webHidden/>
          </w:rPr>
          <w:t>56</w:t>
        </w:r>
        <w:r w:rsidR="00ED4398">
          <w:rPr>
            <w:noProof/>
            <w:webHidden/>
          </w:rPr>
          <w:fldChar w:fldCharType="end"/>
        </w:r>
      </w:hyperlink>
    </w:p>
    <w:p w14:paraId="7FA3654E" w14:textId="1212CED9"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4" w:history="1">
        <w:r w:rsidR="00ED4398" w:rsidRPr="00E75893">
          <w:rPr>
            <w:rStyle w:val="Hipervnculo"/>
            <w:noProof/>
          </w:rPr>
          <w:t>Tabla 0</w:t>
        </w:r>
        <w:r w:rsidR="00ED4398" w:rsidRPr="00E75893">
          <w:rPr>
            <w:rStyle w:val="Hipervnculo"/>
            <w:noProof/>
          </w:rPr>
          <w:noBreakHyphen/>
          <w:t>2: Matriz de Confusión del Conjunto Inicial</w:t>
        </w:r>
        <w:r w:rsidR="00ED4398">
          <w:rPr>
            <w:noProof/>
            <w:webHidden/>
          </w:rPr>
          <w:tab/>
        </w:r>
        <w:r w:rsidR="00ED4398">
          <w:rPr>
            <w:noProof/>
            <w:webHidden/>
          </w:rPr>
          <w:fldChar w:fldCharType="begin"/>
        </w:r>
        <w:r w:rsidR="00ED4398">
          <w:rPr>
            <w:noProof/>
            <w:webHidden/>
          </w:rPr>
          <w:instrText xml:space="preserve"> PAGEREF _Toc486016084 \h </w:instrText>
        </w:r>
        <w:r w:rsidR="00ED4398">
          <w:rPr>
            <w:noProof/>
            <w:webHidden/>
          </w:rPr>
        </w:r>
        <w:r w:rsidR="00ED4398">
          <w:rPr>
            <w:noProof/>
            <w:webHidden/>
          </w:rPr>
          <w:fldChar w:fldCharType="separate"/>
        </w:r>
        <w:r w:rsidR="00325219">
          <w:rPr>
            <w:noProof/>
            <w:webHidden/>
          </w:rPr>
          <w:t>57</w:t>
        </w:r>
        <w:r w:rsidR="00ED4398">
          <w:rPr>
            <w:noProof/>
            <w:webHidden/>
          </w:rPr>
          <w:fldChar w:fldCharType="end"/>
        </w:r>
      </w:hyperlink>
    </w:p>
    <w:p w14:paraId="3A72625D" w14:textId="76B83278"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5" w:history="1">
        <w:r w:rsidR="00ED4398" w:rsidRPr="00E75893">
          <w:rPr>
            <w:rStyle w:val="Hipervnculo"/>
            <w:noProof/>
          </w:rPr>
          <w:t>Tabla 0</w:t>
        </w:r>
        <w:r w:rsidR="00ED4398" w:rsidRPr="00E75893">
          <w:rPr>
            <w:rStyle w:val="Hipervnculo"/>
            <w:noProof/>
          </w:rPr>
          <w:noBreakHyphen/>
          <w:t>3: matriz de confusión.</w:t>
        </w:r>
        <w:r w:rsidR="00ED4398">
          <w:rPr>
            <w:noProof/>
            <w:webHidden/>
          </w:rPr>
          <w:tab/>
        </w:r>
        <w:r w:rsidR="00ED4398">
          <w:rPr>
            <w:noProof/>
            <w:webHidden/>
          </w:rPr>
          <w:fldChar w:fldCharType="begin"/>
        </w:r>
        <w:r w:rsidR="00ED4398">
          <w:rPr>
            <w:noProof/>
            <w:webHidden/>
          </w:rPr>
          <w:instrText xml:space="preserve"> PAGEREF _Toc486016085 \h </w:instrText>
        </w:r>
        <w:r w:rsidR="00ED4398">
          <w:rPr>
            <w:noProof/>
            <w:webHidden/>
          </w:rPr>
        </w:r>
        <w:r w:rsidR="00ED4398">
          <w:rPr>
            <w:noProof/>
            <w:webHidden/>
          </w:rPr>
          <w:fldChar w:fldCharType="separate"/>
        </w:r>
        <w:r w:rsidR="00325219">
          <w:rPr>
            <w:noProof/>
            <w:webHidden/>
          </w:rPr>
          <w:t>58</w:t>
        </w:r>
        <w:r w:rsidR="00ED4398">
          <w:rPr>
            <w:noProof/>
            <w:webHidden/>
          </w:rPr>
          <w:fldChar w:fldCharType="end"/>
        </w:r>
      </w:hyperlink>
    </w:p>
    <w:p w14:paraId="51345B88" w14:textId="10D8CD9E" w:rsidR="00ED4398" w:rsidRDefault="0040203D">
      <w:pPr>
        <w:pStyle w:val="Tabladeilustraciones"/>
        <w:tabs>
          <w:tab w:val="right" w:leader="dot" w:pos="8494"/>
        </w:tabs>
        <w:rPr>
          <w:rFonts w:asciiTheme="minorHAnsi" w:eastAsiaTheme="minorEastAsia" w:hAnsiTheme="minorHAnsi" w:cstheme="minorBidi"/>
          <w:caps w:val="0"/>
          <w:noProof/>
          <w:sz w:val="22"/>
          <w:szCs w:val="22"/>
          <w:lang w:eastAsia="ja-JP"/>
        </w:rPr>
      </w:pPr>
      <w:hyperlink w:anchor="_Toc486016086" w:history="1">
        <w:r w:rsidR="00ED4398" w:rsidRPr="00E75893">
          <w:rPr>
            <w:rStyle w:val="Hipervnculo"/>
            <w:noProof/>
          </w:rPr>
          <w:t>Tabla 0</w:t>
        </w:r>
        <w:r w:rsidR="00ED4398" w:rsidRPr="00E75893">
          <w:rPr>
            <w:rStyle w:val="Hipervnculo"/>
            <w:noProof/>
          </w:rPr>
          <w:noBreakHyphen/>
          <w:t>4: Comparación de Umbrales</w:t>
        </w:r>
        <w:r w:rsidR="00ED4398">
          <w:rPr>
            <w:noProof/>
            <w:webHidden/>
          </w:rPr>
          <w:tab/>
        </w:r>
        <w:r w:rsidR="00ED4398">
          <w:rPr>
            <w:noProof/>
            <w:webHidden/>
          </w:rPr>
          <w:fldChar w:fldCharType="begin"/>
        </w:r>
        <w:r w:rsidR="00ED4398">
          <w:rPr>
            <w:noProof/>
            <w:webHidden/>
          </w:rPr>
          <w:instrText xml:space="preserve"> PAGEREF _Toc486016086 \h </w:instrText>
        </w:r>
        <w:r w:rsidR="00ED4398">
          <w:rPr>
            <w:noProof/>
            <w:webHidden/>
          </w:rPr>
        </w:r>
        <w:r w:rsidR="00ED4398">
          <w:rPr>
            <w:noProof/>
            <w:webHidden/>
          </w:rPr>
          <w:fldChar w:fldCharType="separate"/>
        </w:r>
        <w:r w:rsidR="00325219">
          <w:rPr>
            <w:noProof/>
            <w:webHidden/>
          </w:rPr>
          <w:t>66</w:t>
        </w:r>
        <w:r w:rsidR="00ED4398">
          <w:rPr>
            <w:noProof/>
            <w:webHidden/>
          </w:rPr>
          <w:fldChar w:fldCharType="end"/>
        </w:r>
      </w:hyperlink>
    </w:p>
    <w:p w14:paraId="3A864AB8" w14:textId="20CB4BC6" w:rsidR="00A05D77" w:rsidRDefault="007E7BC2" w:rsidP="00A05D77">
      <w:r>
        <w:fldChar w:fldCharType="end"/>
      </w:r>
      <w:bookmarkStart w:id="167" w:name="_Toc485972194"/>
      <w:bookmarkStart w:id="168" w:name="_Toc486015900"/>
    </w:p>
    <w:p w14:paraId="3DF5BA15" w14:textId="17E06FD9" w:rsidR="00A05D77" w:rsidRDefault="00A05D77">
      <w:pPr>
        <w:jc w:val="left"/>
        <w:rPr>
          <w:rFonts w:ascii="Arial" w:hAnsi="Arial" w:cs="Arial"/>
          <w:b/>
          <w:bCs/>
          <w:kern w:val="32"/>
          <w:sz w:val="32"/>
          <w:szCs w:val="32"/>
        </w:rPr>
      </w:pPr>
    </w:p>
    <w:p w14:paraId="1D764158" w14:textId="77777777" w:rsidR="00ED4398" w:rsidRDefault="00ED4398" w:rsidP="00A05D77">
      <w:pPr>
        <w:pStyle w:val="Ttulo1"/>
        <w:numPr>
          <w:ilvl w:val="0"/>
          <w:numId w:val="0"/>
        </w:numPr>
        <w:sectPr w:rsidR="00ED4398" w:rsidSect="007A221B">
          <w:type w:val="oddPage"/>
          <w:pgSz w:w="11906" w:h="16838"/>
          <w:pgMar w:top="1417" w:right="1701" w:bottom="1417" w:left="1701" w:header="708" w:footer="708" w:gutter="0"/>
          <w:pgNumType w:start="1"/>
          <w:cols w:space="708"/>
          <w:docGrid w:linePitch="360"/>
        </w:sectPr>
      </w:pPr>
    </w:p>
    <w:p w14:paraId="57DC3DF0" w14:textId="4D015966" w:rsidR="00ED4398" w:rsidRDefault="00ED4398" w:rsidP="00A05D77"/>
    <w:p w14:paraId="49DAAEDC" w14:textId="529B497D" w:rsidR="007E7BC2" w:rsidRPr="008348B2" w:rsidRDefault="007E7BC2" w:rsidP="00ED4398">
      <w:pPr>
        <w:pStyle w:val="Ttulo1"/>
        <w:numPr>
          <w:ilvl w:val="0"/>
          <w:numId w:val="0"/>
        </w:numPr>
        <w:ind w:left="113"/>
      </w:pPr>
      <w:r w:rsidRPr="008348B2">
        <w:t>Introducción</w:t>
      </w:r>
      <w:bookmarkEnd w:id="167"/>
      <w:bookmarkEnd w:id="168"/>
    </w:p>
    <w:p w14:paraId="6572FA92" w14:textId="14615534" w:rsidR="007E7BC2" w:rsidRDefault="007E7BC2" w:rsidP="007E7BC2">
      <w:r>
        <w:t xml:space="preserve">Los </w:t>
      </w:r>
      <w:r w:rsidRPr="006659FB">
        <w:rPr>
          <w:i/>
        </w:rPr>
        <w:t>delitos de odio</w:t>
      </w:r>
      <w:r>
        <w:rPr>
          <w:i/>
        </w:rPr>
        <w:fldChar w:fldCharType="begin"/>
      </w:r>
      <w:r>
        <w:instrText xml:space="preserve"> XE "</w:instrText>
      </w:r>
      <w:r w:rsidRPr="007F1DC5">
        <w:rPr>
          <w:i/>
        </w:rPr>
        <w:instrText>delitos de odio:</w:instrText>
      </w:r>
      <w:r w:rsidRPr="007F1DC5">
        <w:instrText>Aquellos motivados por prejuicios respecto a la víctima del mismo y tienen lugar cuando el perpetrador del delito elige a la víctima en base a su pertenencia a un cierto grupo</w:instrText>
      </w:r>
      <w:r w:rsidR="00ED4398">
        <w:instrText>”</w:instrText>
      </w:r>
      <w:r>
        <w:instrText xml:space="preserve"> </w:instrText>
      </w:r>
      <w:r>
        <w:rPr>
          <w:i/>
        </w:rPr>
        <w:fldChar w:fldCharType="end"/>
      </w:r>
      <w:r>
        <w:t xml:space="preserve">  son un tipo de infracción de la ley cuyo motivo principal es la existencia de </w:t>
      </w:r>
      <w:r w:rsidRPr="005C7EC6">
        <w:rPr>
          <w:i/>
        </w:rPr>
        <w:t xml:space="preserve">prejuicios </w:t>
      </w:r>
      <w:r>
        <w:t xml:space="preserve">respecto a la víctima del mismo y tienen lugar cuando el perpetrador del delito elige a su víctima en base a su pertenencia a un cierto </w:t>
      </w:r>
      <w:r w:rsidRPr="005C7EC6">
        <w:rPr>
          <w:i/>
        </w:rPr>
        <w:t>grupo</w:t>
      </w:r>
      <w:r>
        <w:t>.</w:t>
      </w:r>
    </w:p>
    <w:p w14:paraId="0703AC47" w14:textId="424B0C00" w:rsidR="007E7BC2" w:rsidRPr="005C7EC6" w:rsidRDefault="007E7BC2" w:rsidP="007E7BC2">
      <w:r>
        <w:t>Los atributos principales que definen el grupo de pertenencia de la víctima suelen ser el sexo, la etnicidad</w:t>
      </w:r>
      <w:r>
        <w:fldChar w:fldCharType="begin"/>
      </w:r>
      <w:r>
        <w:instrText xml:space="preserve"> XE "</w:instrText>
      </w:r>
      <w:r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instrText xml:space="preserve">" </w:instrText>
      </w:r>
      <w:r>
        <w:fldChar w:fldCharType="end"/>
      </w:r>
      <w:r>
        <w:t xml:space="preserve"> o raza, la nacionalidad, el idioma, la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rsidR="00ED4398">
        <w:instrText>”</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rsidR="00ED4398">
        <w:instrText>”</w:instrText>
      </w:r>
      <w:r>
        <w:instrText xml:space="preserve"> </w:instrText>
      </w:r>
      <w:r>
        <w:fldChar w:fldCharType="end"/>
      </w:r>
      <w:r>
        <w:t>, la religión, la discapacidad, la apariencia física o la identidad de género</w:t>
      </w:r>
      <w:r>
        <w:fldChar w:fldCharType="begin"/>
      </w:r>
      <w:r>
        <w:instrText xml:space="preserve"> XE "</w:instrText>
      </w:r>
      <w:r w:rsidRPr="004D3209">
        <w:instrText>identidad de género:Percepción subjetiva que un individuo tiene sobre sí mismo en cuanto a sentirse hombre, mujer, o de un género no binario, sin considerar características físicas o biológicas</w:instrText>
      </w:r>
      <w:r w:rsidR="00ED4398">
        <w:instrText>”</w:instrText>
      </w:r>
      <w:r>
        <w:instrText xml:space="preserve"> </w:instrText>
      </w:r>
      <w:r>
        <w:fldChar w:fldCharType="end"/>
      </w:r>
      <w:r>
        <w:t xml:space="preserve">, entre otros. </w:t>
      </w:r>
    </w:p>
    <w:p w14:paraId="32F4CF39" w14:textId="16EB376F" w:rsidR="007E7BC2" w:rsidRDefault="007E7BC2" w:rsidP="007E7BC2">
      <w:r>
        <w:t xml:space="preserve">Existen evidencias de que tales delitos de odio están influidos por eventos </w:t>
      </w:r>
      <w:r w:rsidRPr="006A719C">
        <w:rPr>
          <w:i/>
        </w:rPr>
        <w:t>singulares</w:t>
      </w:r>
      <w:r>
        <w:t xml:space="preserve"> de </w:t>
      </w:r>
      <w:r w:rsidRPr="006A719C">
        <w:rPr>
          <w:i/>
        </w:rPr>
        <w:t>amplia difusión</w:t>
      </w:r>
      <w:r w:rsidR="006A1169">
        <w:rPr>
          <w:i/>
        </w:rPr>
        <w:t xml:space="preserve"> </w:t>
      </w:r>
      <w:sdt>
        <w:sdtPr>
          <w:rPr>
            <w:i/>
          </w:rPr>
          <w:id w:val="-828667369"/>
          <w:citation/>
        </w:sdtPr>
        <w:sdtContent>
          <w:r w:rsidR="006A1169">
            <w:rPr>
              <w:i/>
            </w:rPr>
            <w:fldChar w:fldCharType="begin"/>
          </w:r>
          <w:r w:rsidR="006A1169">
            <w:rPr>
              <w:i/>
            </w:rPr>
            <w:instrText xml:space="preserve"> CITATION Pet15 \l 3082 </w:instrText>
          </w:r>
          <w:r w:rsidR="006A1169">
            <w:rPr>
              <w:i/>
            </w:rPr>
            <w:fldChar w:fldCharType="separate"/>
          </w:r>
          <w:r w:rsidR="006A1169">
            <w:rPr>
              <w:noProof/>
            </w:rPr>
            <w:t>(2)</w:t>
          </w:r>
          <w:r w:rsidR="006A1169">
            <w:rPr>
              <w:i/>
            </w:rPr>
            <w:fldChar w:fldCharType="end"/>
          </w:r>
        </w:sdtContent>
      </w:sdt>
      <w:r w:rsidR="00FC7C4E">
        <w:rPr>
          <w:i/>
        </w:rPr>
        <w:t xml:space="preserve"> </w:t>
      </w:r>
      <w:r>
        <w:t>(atentados terroristas, migración incontrolada, manifestaciones, revueltas</w:t>
      </w:r>
      <w:r w:rsidR="00551A2D">
        <w:t>, etc.</w:t>
      </w:r>
      <w:r>
        <w:t xml:space="preserve">). Este tipo de sucesos suelen actuar como detonadores de manera que la frecuencia de este tipo de ilícitos aumenta espectacularmente tras ellos. </w:t>
      </w:r>
    </w:p>
    <w:p w14:paraId="74BE96B8" w14:textId="48F17B89" w:rsidR="007E7BC2" w:rsidRDefault="007E7BC2" w:rsidP="007E7BC2">
      <w:r>
        <w:t xml:space="preserve">Los medios sociales de comunicación juegan un importante papel en la comisión de estos delitos en tanto </w:t>
      </w:r>
      <w:r w:rsidR="00551A2D">
        <w:t xml:space="preserve">y </w:t>
      </w:r>
      <w:r>
        <w:t>en cuanto las redes se llenan de mensajes de individuos afines a los perpetradores</w:t>
      </w:r>
      <w:r w:rsidR="00551A2D">
        <w:t>,</w:t>
      </w:r>
      <w:r>
        <w:t xml:space="preserve"> que incitan a castigar al grupo elegido como diana</w:t>
      </w:r>
      <w:r w:rsidR="00AA39C6">
        <w:t>. Estos mensajes</w:t>
      </w:r>
      <w:r>
        <w:t>, recogidos a lo largo de un periodo temporal posterior al incidente detonante, pueden servir para analizar la evolución de la amenaza: escalada, estabilización, duración y descenso.</w:t>
      </w:r>
    </w:p>
    <w:p w14:paraId="4EA908F4" w14:textId="7052C051" w:rsidR="007E7BC2" w:rsidRDefault="007E7BC2" w:rsidP="007E7BC2">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r w:rsidR="00AA39C6">
        <w:t xml:space="preserve"> En España esto se conoce como </w:t>
      </w:r>
      <w:r w:rsidR="00AA39C6" w:rsidRPr="00CA1985">
        <w:rPr>
          <w:b/>
        </w:rPr>
        <w:t>Discurso de Odio</w:t>
      </w:r>
      <w:r w:rsidR="00AA39C6">
        <w:t>.</w:t>
      </w:r>
    </w:p>
    <w:p w14:paraId="638C5688" w14:textId="5E02EB1E" w:rsidR="00AA39C6" w:rsidRDefault="00AA39C6" w:rsidP="007E7BC2">
      <w:r>
        <w:t>Por estas razones, una herramienta capaz de detectar automáticamente discurso de odio sería de suma utilidad, y es el objetivo final de este trabajo.</w:t>
      </w:r>
    </w:p>
    <w:p w14:paraId="45C95913" w14:textId="3EBC9774" w:rsidR="007E7BC2" w:rsidRDefault="007E7BC2" w:rsidP="007E7BC2">
      <w:r>
        <w:t>Uno de los servicios más utilizados para realizar manifestaciones abiertas mediante la publicación de</w:t>
      </w:r>
      <w:r w:rsidR="00FC7C4E">
        <w:t xml:space="preserve"> </w:t>
      </w:r>
      <w:r w:rsidRPr="00161778">
        <w:rPr>
          <w:i/>
        </w:rPr>
        <w:t>microblogs</w:t>
      </w:r>
      <w:r>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rsidR="00ED4398">
        <w:instrText>”</w:instrText>
      </w:r>
      <w:r>
        <w:instrText xml:space="preserve"> </w:instrText>
      </w:r>
      <w:r>
        <w:rPr>
          <w:i/>
        </w:rPr>
        <w:fldChar w:fldCharType="end"/>
      </w:r>
      <w:r>
        <w:t xml:space="preserve"> es Twitter</w:t>
      </w:r>
      <w:r w:rsidRPr="00161778">
        <w:t>™</w:t>
      </w:r>
      <w:r w:rsidR="00AA39C6">
        <w:t>. Por este</w:t>
      </w:r>
      <w:r>
        <w:t xml:space="preserve"> motivo este servicio se ha seleccionado como fuente básica de datos para el desarrollo de un </w:t>
      </w:r>
      <w:r w:rsidR="006A1169" w:rsidRPr="00CA1985">
        <w:t>s</w:t>
      </w:r>
      <w:r w:rsidRPr="00CA1985">
        <w:t xml:space="preserve">istema </w:t>
      </w:r>
      <w:r w:rsidR="006A1169" w:rsidRPr="00CA1985">
        <w:t>que</w:t>
      </w:r>
      <w:del w:id="169" w:author="alvaro.ortigosa@uam.es" w:date="2017-06-23T16:14:00Z">
        <w:r w:rsidR="006A1169" w:rsidRPr="00CA1985" w:rsidDel="00AA39C6">
          <w:delText xml:space="preserve"> </w:delText>
        </w:r>
      </w:del>
      <w:r w:rsidR="006A1169" w:rsidRPr="00CA1985">
        <w:t>, básicamente</w:t>
      </w:r>
      <w:r w:rsidR="006A1169">
        <w:rPr>
          <w:i/>
        </w:rPr>
        <w:t xml:space="preserve">, </w:t>
      </w:r>
      <w:r w:rsidRPr="00CA1985">
        <w:rPr>
          <w:b/>
        </w:rPr>
        <w:t>de</w:t>
      </w:r>
      <w:r w:rsidR="006A1169" w:rsidRPr="00CA1985">
        <w:rPr>
          <w:b/>
        </w:rPr>
        <w:t>tecta</w:t>
      </w:r>
      <w:r>
        <w:rPr>
          <w:i/>
        </w:rPr>
        <w:t xml:space="preserve"> </w:t>
      </w:r>
      <w:r w:rsidR="00AA39C6">
        <w:rPr>
          <w:i/>
        </w:rPr>
        <w:t xml:space="preserve">lo que en este trabajo se denominan </w:t>
      </w:r>
      <w:r w:rsidRPr="00CA1985">
        <w:rPr>
          <w:b/>
          <w:i/>
        </w:rPr>
        <w:t xml:space="preserve">tuits de </w:t>
      </w:r>
      <w:r w:rsidR="006A1169" w:rsidRPr="00CA1985">
        <w:rPr>
          <w:b/>
          <w:i/>
        </w:rPr>
        <w:t>o</w:t>
      </w:r>
      <w:r w:rsidRPr="00CA1985">
        <w:rPr>
          <w:b/>
          <w:i/>
        </w:rPr>
        <w:t>dio</w:t>
      </w:r>
      <w:r>
        <w:t>.</w:t>
      </w:r>
    </w:p>
    <w:p w14:paraId="586AFEF9" w14:textId="15B48CEE" w:rsidR="007E7BC2" w:rsidRDefault="007E7BC2" w:rsidP="007E7BC2">
      <w:r>
        <w:t xml:space="preserve">Como en todo proyecto relacionado con la </w:t>
      </w:r>
      <w:r w:rsidRPr="0084517C">
        <w:rPr>
          <w:i/>
        </w:rPr>
        <w:t>Ciencia de los Datos</w:t>
      </w:r>
      <w:r>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instrText>comprende</w:instrText>
      </w:r>
      <w:r w:rsidRPr="00E817A3">
        <w:instrText xml:space="preserve"> los procesos y sistemas para extraer conocimiento </w:instrText>
      </w:r>
      <w:r>
        <w:instrText>,,</w:instrText>
      </w:r>
      <w:r w:rsidRPr="00E817A3">
        <w:instrText>de grandes volúmenes de datos en sus diferentes formas (estructurados o no estructurados) y formatos (.txt, .dat, .doc, .jpg, etcétera</w:instrText>
      </w:r>
      <w:r>
        <w:instrText xml:space="preserve">" </w:instrText>
      </w:r>
      <w:r>
        <w:rPr>
          <w:i/>
        </w:rPr>
        <w:fldChar w:fldCharType="end"/>
      </w:r>
      <w:r>
        <w:t xml:space="preserve">, es evidente que, antes de trabajar con datos es preciso </w:t>
      </w:r>
      <w:r w:rsidR="00AA39C6">
        <w:t>recogerlos</w:t>
      </w:r>
      <w:r>
        <w:t>, lo que se hará mediante la utilización de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de Twitter.</w:t>
      </w:r>
    </w:p>
    <w:p w14:paraId="1BC484D4" w14:textId="774C1437" w:rsidR="007E7BC2" w:rsidRDefault="007E7BC2" w:rsidP="007E7BC2">
      <w:r>
        <w:t>A continuación, se realiza un análisis exploratorio de datos</w:t>
      </w:r>
      <w:r>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rsidR="00ED4398">
        <w:instrText>”</w:instrText>
      </w:r>
      <w:r>
        <w:instrText xml:space="preserve"> </w:instrText>
      </w:r>
      <w:r>
        <w:fldChar w:fldCharType="end"/>
      </w:r>
      <w:r>
        <w:t xml:space="preserve"> que servirá de base para la depuración de los mismos, su formateo y modelización.</w:t>
      </w:r>
    </w:p>
    <w:p w14:paraId="5D2881D8" w14:textId="02E956B5" w:rsidR="007E7BC2" w:rsidRDefault="007E7BC2" w:rsidP="007E7BC2">
      <w:r>
        <w:t xml:space="preserve">A partir de los datos depurados, se procederá a su análisis mediante técnicas de </w:t>
      </w:r>
      <w:r w:rsidRPr="007F5BC5">
        <w:rPr>
          <w:i/>
        </w:rPr>
        <w:t>Procesado de Lenguaje Natural</w:t>
      </w:r>
      <w:r>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rsidR="00ED4398">
        <w:instrText>”</w:instrText>
      </w:r>
      <w:r>
        <w:instrText xml:space="preserve"> </w:instrText>
      </w:r>
      <w:r>
        <w:fldChar w:fldCharType="end"/>
      </w:r>
      <w:r>
        <w:t xml:space="preserve"> (NLP</w:t>
      </w:r>
      <w:r>
        <w:fldChar w:fldCharType="begin"/>
      </w:r>
      <w:r>
        <w:instrText xml:space="preserve"> XE "</w:instrText>
      </w:r>
      <w:r w:rsidRPr="009E4FF8">
        <w:instrText>NLP</w:instrText>
      </w:r>
      <w:r>
        <w:instrText>" \t "</w:instrText>
      </w:r>
      <w:r w:rsidRPr="00F93AD7">
        <w:rPr>
          <w:rFonts w:ascii="Calibri" w:hAnsi="Calibri"/>
          <w:i/>
        </w:rPr>
        <w:instrText>Véase</w:instrText>
      </w:r>
      <w:r w:rsidRPr="00F93AD7">
        <w:rPr>
          <w:rFonts w:ascii="Calibri" w:hAnsi="Calibri"/>
        </w:rPr>
        <w:instrText xml:space="preserve"> Procesado de Lenguaje Natural</w:instrText>
      </w:r>
      <w:r>
        <w:instrText xml:space="preserve">" </w:instrText>
      </w:r>
      <w:r>
        <w:fldChar w:fldCharType="end"/>
      </w:r>
      <w:r>
        <w:t xml:space="preserve">) para extraer patrones y atributos de los textos para, finalmente, clasificar los mensajes mediante técnicas de </w:t>
      </w:r>
      <w:r w:rsidRPr="007F5BC5">
        <w:rPr>
          <w:i/>
        </w:rPr>
        <w:t>Inteligencia Artificial</w:t>
      </w:r>
      <w:r w:rsidRPr="007F5BC5">
        <w:rPr>
          <w:i/>
        </w:rPr>
        <w:fldChar w:fldCharType="begin"/>
      </w:r>
      <w:r w:rsidRPr="007F5BC5">
        <w:rPr>
          <w:i/>
        </w:rPr>
        <w:instrText xml:space="preserve"> XE "Inteligencia Artificial:ciencia de hacer máquinas que actúan racionalmente. • Racional es todo agente que busca alcanzar unos objetivos de manera tal que optimiza el valor de una función de utilidad  </w:instrText>
      </w:r>
      <w:r w:rsidR="00ED4398">
        <w:rPr>
          <w:i/>
        </w:rPr>
        <w:instrText>“</w:instrText>
      </w:r>
      <w:r w:rsidRPr="007F5BC5">
        <w:rPr>
          <w:i/>
        </w:rPr>
        <w:instrText xml:space="preserve"> </w:instrText>
      </w:r>
      <w:r w:rsidRPr="007F5BC5">
        <w:rPr>
          <w:i/>
        </w:rPr>
        <w:fldChar w:fldCharType="end"/>
      </w:r>
      <w:r>
        <w:t>(AI</w:t>
      </w:r>
      <w:r>
        <w:fldChar w:fldCharType="begin"/>
      </w:r>
      <w:r>
        <w:instrText xml:space="preserve"> XE "</w:instrText>
      </w:r>
      <w:r w:rsidRPr="00B4491C">
        <w:instrText>AI</w:instrText>
      </w:r>
      <w:r>
        <w:instrText>" \t "</w:instrText>
      </w:r>
      <w:r w:rsidRPr="003D3331">
        <w:rPr>
          <w:rFonts w:ascii="Calibri" w:hAnsi="Calibri"/>
          <w:i/>
        </w:rPr>
        <w:instrText>Véase</w:instrText>
      </w:r>
      <w:r w:rsidRPr="003D3331">
        <w:rPr>
          <w:rFonts w:ascii="Calibri" w:hAnsi="Calibri"/>
        </w:rPr>
        <w:instrText xml:space="preserve"> Inteligencia Artificial</w:instrText>
      </w:r>
      <w:r w:rsidR="00ED4398">
        <w:rPr>
          <w:rFonts w:ascii="Calibri" w:hAnsi="Calibri"/>
        </w:rPr>
        <w:instrText>”</w:instrText>
      </w:r>
      <w:r>
        <w:instrText xml:space="preserve"> </w:instrText>
      </w:r>
      <w:r>
        <w:fldChar w:fldCharType="end"/>
      </w:r>
      <w:r>
        <w:t>) como positivos (</w:t>
      </w:r>
      <w:r w:rsidR="00912F11">
        <w:t>es decir, que representan un caso de discurso de odio</w:t>
      </w:r>
      <w:r>
        <w:t>) o negativos/neutros que no aportan pistas al respecto.</w:t>
      </w:r>
    </w:p>
    <w:p w14:paraId="760A2A96" w14:textId="1752EFFA" w:rsidR="007E7BC2" w:rsidRDefault="007E7BC2" w:rsidP="007E7BC2">
      <w:r>
        <w:t xml:space="preserve">El elemento clave para tal clasificación es el </w:t>
      </w:r>
      <w:r w:rsidRPr="00CA1985">
        <w:rPr>
          <w:b/>
        </w:rPr>
        <w:t>contenido del mensaje</w:t>
      </w:r>
      <w:r>
        <w:rPr>
          <w:i/>
        </w:rPr>
        <w:t xml:space="preserve"> </w:t>
      </w:r>
      <w:r w:rsidRPr="00912F11">
        <w:t>en e</w:t>
      </w:r>
      <w:r w:rsidRPr="00CA1985">
        <w:t>l</w:t>
      </w:r>
      <w:r>
        <w:rPr>
          <w:i/>
        </w:rPr>
        <w:t xml:space="preserve"> </w:t>
      </w:r>
      <w:r>
        <w:t>que el redactor del mismo</w:t>
      </w:r>
      <w:r>
        <w:rPr>
          <w:rStyle w:val="Refdenotaalpie"/>
        </w:rPr>
        <w:footnoteReference w:id="2"/>
      </w:r>
      <w:r>
        <w:t xml:space="preserve"> –en este caso del </w:t>
      </w:r>
      <w:r w:rsidRPr="00D337F7">
        <w:rPr>
          <w:i/>
        </w:rPr>
        <w:t>t</w:t>
      </w:r>
      <w:r>
        <w:rPr>
          <w:i/>
        </w:rPr>
        <w:t>ui</w:t>
      </w:r>
      <w:r w:rsidRPr="00D70CA0">
        <w:rPr>
          <w:i/>
        </w:rPr>
        <w:t>t</w:t>
      </w:r>
      <w:r>
        <w:t xml:space="preserve">- manifiesta su sentimiento u opinión respecto a una </w:t>
      </w:r>
      <w:r w:rsidRPr="004119F9">
        <w:rPr>
          <w:i/>
        </w:rPr>
        <w:t>entidad</w:t>
      </w:r>
      <w:r>
        <w:rPr>
          <w:i/>
        </w:rPr>
        <w:fldChar w:fldCharType="begin"/>
      </w:r>
      <w:r>
        <w:instrText xml:space="preserve"> XE "</w:instrText>
      </w:r>
      <w:r w:rsidRPr="000F268A">
        <w:rPr>
          <w:i/>
        </w:rPr>
        <w:instrText>entidad:</w:instrText>
      </w:r>
      <w:r w:rsidRPr="000F268A">
        <w:instrText>Producto, persona, evento, organización o tópico</w:instrText>
      </w:r>
      <w:r w:rsidR="00ED4398">
        <w:instrText>”</w:instrText>
      </w:r>
      <w:r>
        <w:instrText xml:space="preserve"> </w:instrText>
      </w:r>
      <w:r>
        <w:rPr>
          <w:i/>
        </w:rPr>
        <w:fldChar w:fldCharType="end"/>
      </w:r>
      <w:r>
        <w:t xml:space="preserve"> o aspecto de la misma. </w:t>
      </w:r>
    </w:p>
    <w:p w14:paraId="7F10A4A4" w14:textId="4A88797F" w:rsidR="007E7BC2" w:rsidRDefault="007E7BC2" w:rsidP="007E7BC2">
      <w:r>
        <w:t xml:space="preserve">El caso que nos ocupa, se enmarca dentro de un grupo de problemas de clasificación binaria - dos clases: contenido de odio o neutro - caracterizado por un </w:t>
      </w:r>
      <w:r w:rsidRPr="00A23889">
        <w:rPr>
          <w:b/>
          <w:i/>
        </w:rPr>
        <w:t>desequilibrio</w:t>
      </w:r>
      <w:r>
        <w:t xml:space="preserve"> muy </w:t>
      </w:r>
      <w:r>
        <w:lastRenderedPageBreak/>
        <w:t>pronunciado entre el número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en cada clase</w:t>
      </w:r>
      <w:r>
        <w:rPr>
          <w:rStyle w:val="Refdenotaalpie"/>
        </w:rPr>
        <w:footnoteReference w:id="3"/>
      </w:r>
      <w:r>
        <w:t>, cuya proporción puede alcanzar valores próximos a 1:1000.</w:t>
      </w:r>
    </w:p>
    <w:p w14:paraId="3C891400" w14:textId="3EBD2596" w:rsidR="007E7BC2" w:rsidRDefault="007E7BC2" w:rsidP="007E7BC2">
      <w:r>
        <w:t>Este tipo de situaciones es de importancia en el mundo real en situaciones en que el coste de una clasificación errónea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w:t>
      </w:r>
      <w:r w:rsidR="00FC7C4E" w:rsidRPr="00CF4A78">
        <w:rPr>
          <w:i/>
        </w:rPr>
        <w:t>minoritaria</w:t>
      </w:r>
      <w:r w:rsidR="00FC7C4E">
        <w:t xml:space="preserve"> 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 En el primer caso, un falso negativo puede incluso llevar a la muerte del paciente.</w:t>
      </w:r>
    </w:p>
    <w:p w14:paraId="71D1178B" w14:textId="3898CFC6" w:rsidR="007E7BC2" w:rsidRPr="00CF4A78" w:rsidRDefault="007E7BC2" w:rsidP="007E7BC2">
      <w:r>
        <w:t xml:space="preserve">Esta situación de desequilibrio presenta </w:t>
      </w:r>
      <w:r w:rsidR="00FC7C4E">
        <w:t>tres problemas</w:t>
      </w:r>
      <w:r>
        <w:t xml:space="preserve"> importantes para la clasificación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w:t>
      </w:r>
    </w:p>
    <w:p w14:paraId="7D811DA3" w14:textId="77777777" w:rsidR="007E7BC2" w:rsidRDefault="007E7BC2" w:rsidP="00D82363">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yihadista</w:t>
      </w:r>
      <w:r>
        <w:sym w:font="Wingdings" w:char="F0E0"/>
      </w:r>
      <w:r>
        <w:t>mensajes antiislámicos, casos de corrupción</w:t>
      </w:r>
      <w:r>
        <w:sym w:font="Wingdings" w:char="F0E0"/>
      </w:r>
      <w:r>
        <w:t>mensajes antipartidistas, premios Goya</w:t>
      </w:r>
      <w:r>
        <w:sym w:font="Wingdings" w:char="F0E0"/>
      </w:r>
      <w:r>
        <w:t>cine español,…) lo que hace que los atributos relevantes para la clasificación sean variables y deban revisarse continuamente.</w:t>
      </w:r>
    </w:p>
    <w:p w14:paraId="5D5AF704" w14:textId="77777777" w:rsidR="007E7BC2" w:rsidRDefault="007E7BC2" w:rsidP="00D82363">
      <w:pPr>
        <w:pStyle w:val="Prrafodelista"/>
        <w:numPr>
          <w:ilvl w:val="0"/>
          <w:numId w:val="8"/>
        </w:numPr>
        <w:ind w:left="360"/>
      </w:pPr>
      <w:r>
        <w:t xml:space="preserve">Se dificulta la aplicación de </w:t>
      </w:r>
      <w:r w:rsidRPr="00290564">
        <w:rPr>
          <w:i/>
        </w:rPr>
        <w:t>métodos de clasificación supervisada</w:t>
      </w:r>
      <w:r w:rsidRPr="00290564">
        <w:rPr>
          <w:i/>
        </w:rPr>
        <w:fldChar w:fldCharType="begin"/>
      </w:r>
      <w:r>
        <w:instrText xml:space="preserve"> XE "</w:instrText>
      </w:r>
      <w:r w:rsidRPr="00290564">
        <w:rPr>
          <w:i/>
        </w:rPr>
        <w:instrText>clasificaciónsupervisada:</w:instrText>
      </w:r>
      <w:r w:rsidRPr="009A5FF3">
        <w:instrText xml:space="preserve">Este tipo de clasificación cuenta con un conocimiento </w:instrText>
      </w:r>
      <w:r w:rsidRPr="00290564">
        <w:rPr>
          <w:i/>
        </w:rPr>
        <w:instrText>a priori</w:instrText>
      </w:r>
      <w:r w:rsidRPr="009A5FF3">
        <w:instrText>, es decir para la tarea de clasificar un</w:instrText>
      </w:r>
      <w:r>
        <w:instrText>ainstancia</w:instrText>
      </w:r>
      <w:r w:rsidRPr="009A5FF3">
        <w:instrText xml:space="preserve"> dentro de una categoría contamos con modelos ya clasificados (</w:instrText>
      </w:r>
      <w:r>
        <w:instrText>instancias</w:instrText>
      </w:r>
      <w:r w:rsidRPr="009A5FF3">
        <w:instrText xml:space="preserve"> agrupad</w:instrText>
      </w:r>
      <w:r>
        <w:instrText>a</w:instrText>
      </w:r>
      <w:r w:rsidRPr="009A5FF3">
        <w:instrText>s que tienen características comunes)</w:instrText>
      </w:r>
      <w:r>
        <w:instrText xml:space="preserve">" </w:instrText>
      </w:r>
      <w:r w:rsidRPr="00290564">
        <w:rPr>
          <w:i/>
        </w:rPr>
        <w:fldChar w:fldCharType="end"/>
      </w:r>
      <w:r>
        <w:t xml:space="preserve"> ya que para el etiquetado manual de unos cientos de casos, se requiere el examen de cientos de miles de tuits lo que alarga y encarece el etiquetado.</w:t>
      </w:r>
    </w:p>
    <w:p w14:paraId="05C33796" w14:textId="7A7BB6FF" w:rsidR="007E7BC2" w:rsidRPr="008F40CC" w:rsidRDefault="007E7BC2" w:rsidP="00D82363">
      <w:pPr>
        <w:pStyle w:val="Prrafodelista"/>
        <w:numPr>
          <w:ilvl w:val="0"/>
          <w:numId w:val="8"/>
        </w:numPr>
        <w:ind w:left="360"/>
      </w:pPr>
      <w:r>
        <w:t>Por otro lado, el desequilibrio entre las clases provoca que el algoritmo que entrenamos sobre un conjunto con muy pocas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minoritaria sea, </w:t>
      </w:r>
      <w:r w:rsidRPr="003F5B0A">
        <w:t>con frecuencia</w:t>
      </w:r>
      <w:r>
        <w:t xml:space="preserve">, incapaz de generalizar el comportamiento de esta clase y, por tanto, puede tener una escasa capacidad predictiva </w:t>
      </w:r>
      <w:r w:rsidR="00912F11">
        <w:t>o</w:t>
      </w:r>
      <w:r>
        <w:t xml:space="preserve"> una baja exhaustividad.</w:t>
      </w:r>
    </w:p>
    <w:p w14:paraId="2D3834E2" w14:textId="77777777" w:rsidR="007E7BC2" w:rsidRDefault="007E7BC2" w:rsidP="007E7BC2">
      <w:pPr>
        <w:ind w:left="360"/>
      </w:pPr>
      <w:r>
        <w:t>Estos problemas, entre otros, se tratan en este trabajo.</w:t>
      </w:r>
    </w:p>
    <w:p w14:paraId="60518F33" w14:textId="0DCAABEC" w:rsidR="007E7BC2" w:rsidRDefault="007E7BC2" w:rsidP="007E7BC2">
      <w:pPr>
        <w:pStyle w:val="Ttulo2"/>
      </w:pPr>
      <w:bookmarkStart w:id="170" w:name="_Toc471990163"/>
      <w:bookmarkStart w:id="171" w:name="_Toc485972111"/>
      <w:bookmarkStart w:id="172" w:name="_Toc485972195"/>
      <w:bookmarkStart w:id="173" w:name="_Toc486015901"/>
      <w:r>
        <w:t>Estructura</w:t>
      </w:r>
      <w:bookmarkEnd w:id="170"/>
      <w:bookmarkEnd w:id="171"/>
      <w:bookmarkEnd w:id="172"/>
      <w:bookmarkEnd w:id="173"/>
    </w:p>
    <w:p w14:paraId="33EF9436" w14:textId="77777777" w:rsidR="007E7BC2" w:rsidRDefault="007E7BC2" w:rsidP="007E7BC2">
      <w:r>
        <w:t>La memoria explicativa del proyecto se estructura de la siguiente manera:</w:t>
      </w:r>
    </w:p>
    <w:p w14:paraId="091598B0" w14:textId="124EC7BB" w:rsidR="007E7BC2" w:rsidRDefault="007E7BC2" w:rsidP="007E7BC2">
      <w:r>
        <w:t xml:space="preserve">Comenzamos revisando algunos </w:t>
      </w:r>
      <w:r w:rsidRPr="00B74840">
        <w:rPr>
          <w:i/>
        </w:rPr>
        <w:t>conceptos básicos</w:t>
      </w:r>
      <w:r>
        <w:t xml:space="preserve"> </w:t>
      </w:r>
      <w:r w:rsidR="009C5A4B">
        <w:t>(§</w:t>
      </w:r>
      <w:hyperlink w:anchor="_Conceptos_y_problemas" w:history="1">
        <w:r w:rsidR="009C5A4B" w:rsidRPr="009C5A4B">
          <w:rPr>
            <w:rStyle w:val="Hipervnculo"/>
          </w:rPr>
          <w:t>1.2</w:t>
        </w:r>
      </w:hyperlink>
      <w:r w:rsidR="009C5A4B">
        <w:t xml:space="preserve">) </w:t>
      </w:r>
      <w:r>
        <w:t xml:space="preserve">referidos a la clasificación en conjuntos con desequilibrio y revisaremos el </w:t>
      </w:r>
      <w:r w:rsidRPr="0092642A">
        <w:rPr>
          <w:i/>
        </w:rPr>
        <w:t>estado del arte</w:t>
      </w:r>
      <w:r>
        <w:t xml:space="preserve"> </w:t>
      </w:r>
      <w:r w:rsidR="009C5A4B" w:rsidRPr="009C5A4B">
        <w:t>(§</w:t>
      </w:r>
      <w:hyperlink w:anchor="_Estado_del_arte" w:history="1">
        <w:r w:rsidR="009C5A4B" w:rsidRPr="009C5A4B">
          <w:rPr>
            <w:rStyle w:val="Hipervnculo"/>
          </w:rPr>
          <w:t>2</w:t>
        </w:r>
      </w:hyperlink>
      <w:r w:rsidR="009C5A4B" w:rsidRPr="009C5A4B">
        <w:t>)</w:t>
      </w:r>
      <w:r w:rsidR="009C5A4B">
        <w:rPr>
          <w:i/>
        </w:rPr>
        <w:t xml:space="preserve"> </w:t>
      </w:r>
      <w:r>
        <w:t>al respecto</w:t>
      </w:r>
      <w:ins w:id="174" w:author="alvaro.ortigosa@uam.es" w:date="2017-06-23T16:25:00Z">
        <w:r w:rsidR="00702CDB">
          <w:t>,</w:t>
        </w:r>
      </w:ins>
      <w:r>
        <w:t xml:space="preserve"> así como las herramientas existentes para manejar el proyecto.</w:t>
      </w:r>
    </w:p>
    <w:p w14:paraId="1C8F4CD7" w14:textId="5E09F35B" w:rsidR="007E7BC2" w:rsidRDefault="007E7BC2" w:rsidP="007E7BC2">
      <w:r>
        <w:fldChar w:fldCharType="begin"/>
      </w:r>
      <w:r>
        <w:instrText xml:space="preserve"> XE "</w:instrText>
      </w:r>
      <w:r w:rsidRPr="001B0B60">
        <w:instrText xml:space="preserve">estado del arte:Una de las primeras etapas dentro de un </w:instrText>
      </w:r>
      <w:r>
        <w:instrText>proyecto</w:instrText>
      </w:r>
      <w:r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instrText>proyectosen el mismo campo</w:instrText>
      </w:r>
      <w:r w:rsidR="00ED4398">
        <w:instrText>”</w:instrText>
      </w:r>
      <w:r>
        <w:instrText xml:space="preserve"> </w:instrText>
      </w:r>
      <w:r>
        <w:fldChar w:fldCharType="end"/>
      </w:r>
      <w:r>
        <w:t xml:space="preserve">Seguidamente, en el apartado </w:t>
      </w:r>
      <w:r w:rsidRPr="0092642A">
        <w:rPr>
          <w:i/>
        </w:rPr>
        <w:t>d</w:t>
      </w:r>
      <w:r w:rsidR="006A1169">
        <w:rPr>
          <w:i/>
        </w:rPr>
        <w:t>iseño</w:t>
      </w:r>
      <w:r>
        <w:t xml:space="preserve"> </w:t>
      </w:r>
      <w:r w:rsidR="009C5A4B">
        <w:t>(§</w:t>
      </w:r>
      <w:hyperlink w:anchor="_Diseño" w:history="1">
        <w:r w:rsidR="009C5A4B" w:rsidRPr="009C5A4B">
          <w:rPr>
            <w:rStyle w:val="Hipervnculo"/>
          </w:rPr>
          <w:t>3</w:t>
        </w:r>
      </w:hyperlink>
      <w:r w:rsidR="009C5A4B">
        <w:t xml:space="preserve">) </w:t>
      </w:r>
      <w:r>
        <w:t xml:space="preserve">se detallan aspectos fundamentales del mismo tales como </w:t>
      </w:r>
    </w:p>
    <w:p w14:paraId="408390B9" w14:textId="5E4B92AC" w:rsidR="007E7BC2" w:rsidRDefault="009C5A4B" w:rsidP="00D82363">
      <w:pPr>
        <w:pStyle w:val="Prrafodelista"/>
        <w:numPr>
          <w:ilvl w:val="0"/>
          <w:numId w:val="16"/>
        </w:numPr>
        <w:ind w:left="981" w:hanging="357"/>
      </w:pPr>
      <w:r>
        <w:t>Captura y limpieza de tuits</w:t>
      </w:r>
      <w:r w:rsidR="007E7BC2">
        <w:t>,</w:t>
      </w:r>
    </w:p>
    <w:p w14:paraId="1253E107" w14:textId="7073E4AF" w:rsidR="007E7BC2" w:rsidRDefault="009C5A4B" w:rsidP="00D82363">
      <w:pPr>
        <w:pStyle w:val="Prrafodelista"/>
        <w:numPr>
          <w:ilvl w:val="0"/>
          <w:numId w:val="16"/>
        </w:numPr>
        <w:ind w:left="981" w:hanging="357"/>
      </w:pPr>
      <w:r>
        <w:t>Representación de tuits,</w:t>
      </w:r>
    </w:p>
    <w:p w14:paraId="36EC7886" w14:textId="382E4222" w:rsidR="007E7BC2" w:rsidRDefault="009C5A4B" w:rsidP="00D82363">
      <w:pPr>
        <w:pStyle w:val="Prrafodelista"/>
        <w:numPr>
          <w:ilvl w:val="0"/>
          <w:numId w:val="16"/>
        </w:numPr>
        <w:ind w:left="981" w:hanging="357"/>
      </w:pPr>
      <w:r>
        <w:t>Selección para etiquetado y etiquetado manual</w:t>
      </w:r>
    </w:p>
    <w:p w14:paraId="28D88240" w14:textId="17A7481F" w:rsidR="007E7BC2" w:rsidRDefault="009C5A4B" w:rsidP="00D82363">
      <w:pPr>
        <w:pStyle w:val="Prrafodelista"/>
        <w:numPr>
          <w:ilvl w:val="0"/>
          <w:numId w:val="16"/>
        </w:numPr>
        <w:ind w:left="981" w:hanging="357"/>
      </w:pPr>
      <w:r>
        <w:t>Prueba y comparación de clasificadores</w:t>
      </w:r>
      <w:r w:rsidR="007E7BC2">
        <w:t>,</w:t>
      </w:r>
    </w:p>
    <w:p w14:paraId="1509955D" w14:textId="61EDB1F7" w:rsidR="007E7BC2" w:rsidRDefault="009C5A4B" w:rsidP="00D82363">
      <w:pPr>
        <w:pStyle w:val="Prrafodelista"/>
        <w:numPr>
          <w:ilvl w:val="0"/>
          <w:numId w:val="16"/>
        </w:numPr>
        <w:ind w:left="981" w:hanging="357"/>
      </w:pPr>
      <w:r>
        <w:t>Validación y selección de clasificadores</w:t>
      </w:r>
      <w:r w:rsidR="007E7BC2">
        <w:t>,</w:t>
      </w:r>
    </w:p>
    <w:p w14:paraId="2BB3C889" w14:textId="766B2F16" w:rsidR="007E7BC2" w:rsidRDefault="009C5A4B" w:rsidP="00D82363">
      <w:pPr>
        <w:pStyle w:val="Prrafodelista"/>
        <w:numPr>
          <w:ilvl w:val="0"/>
          <w:numId w:val="16"/>
        </w:numPr>
        <w:ind w:left="981" w:hanging="357"/>
      </w:pPr>
      <w:r>
        <w:t>Paquete de aplicación</w:t>
      </w:r>
    </w:p>
    <w:p w14:paraId="2B20E8A4" w14:textId="5F4A4AC2" w:rsidR="007E7BC2" w:rsidRDefault="007E7BC2" w:rsidP="00CA1985">
      <w:r>
        <w:t xml:space="preserve">A continuación, </w:t>
      </w:r>
      <w:r w:rsidR="00E74449">
        <w:t>en desarrollo</w:t>
      </w:r>
      <w:r w:rsidRPr="00B74840">
        <w:rPr>
          <w:i/>
        </w:rPr>
        <w:t xml:space="preserve"> del proyecto</w:t>
      </w:r>
      <w:r>
        <w:t xml:space="preserve"> </w:t>
      </w:r>
      <w:r w:rsidR="009C5A4B">
        <w:t>(§</w:t>
      </w:r>
      <w:hyperlink w:anchor="_Desarrollo" w:history="1">
        <w:r w:rsidR="009C5A4B" w:rsidRPr="009C5A4B">
          <w:rPr>
            <w:rStyle w:val="Hipervnculo"/>
          </w:rPr>
          <w:t>4</w:t>
        </w:r>
      </w:hyperlink>
      <w:r w:rsidR="009C5A4B">
        <w:t xml:space="preserve">) </w:t>
      </w:r>
      <w:r w:rsidR="00E74449">
        <w:t xml:space="preserve">se expone cómo se ha llevado a la práctica lo planeado en la fase de diseño, </w:t>
      </w:r>
      <w:r>
        <w:t xml:space="preserve">y tras </w:t>
      </w:r>
      <w:r w:rsidR="00E74449">
        <w:t>comprobar y comparar los</w:t>
      </w:r>
      <w:r>
        <w:t xml:space="preserve"> resultados </w:t>
      </w:r>
      <w:r w:rsidR="00E74449">
        <w:t xml:space="preserve">obtenidos en </w:t>
      </w:r>
      <w:r w:rsidR="00E74449" w:rsidRPr="00E74449">
        <w:rPr>
          <w:i/>
        </w:rPr>
        <w:t>pruebas y resultados</w:t>
      </w:r>
      <w:r w:rsidR="00E74449">
        <w:t xml:space="preserve"> (§</w:t>
      </w:r>
      <w:hyperlink w:anchor="_Pruebas_y_resultados" w:history="1">
        <w:r w:rsidR="00E74449" w:rsidRPr="00E74449">
          <w:rPr>
            <w:rStyle w:val="Hipervnculo"/>
          </w:rPr>
          <w:t>5</w:t>
        </w:r>
      </w:hyperlink>
      <w:r w:rsidR="00E74449">
        <w:t>), se selecciona el clasificador con mejor desempeño que se encapsula para su utilización en e</w:t>
      </w:r>
      <w:r>
        <w:t xml:space="preserve">l </w:t>
      </w:r>
      <w:r w:rsidRPr="00B74840">
        <w:rPr>
          <w:i/>
        </w:rPr>
        <w:t>sistema de explotación</w:t>
      </w:r>
      <w:r w:rsidR="00E74449">
        <w:rPr>
          <w:i/>
        </w:rPr>
        <w:t xml:space="preserve">. </w:t>
      </w:r>
      <w:r w:rsidR="00E74449" w:rsidRPr="00E74449">
        <w:t>Por último</w:t>
      </w:r>
      <w:r>
        <w:t xml:space="preserve"> </w:t>
      </w:r>
      <w:r w:rsidR="00E74449">
        <w:t xml:space="preserve">en </w:t>
      </w:r>
      <w:r w:rsidR="00E74449" w:rsidRPr="00E74449">
        <w:rPr>
          <w:i/>
        </w:rPr>
        <w:t>conclusiones y trabajos futuros</w:t>
      </w:r>
      <w:r w:rsidR="00E74449">
        <w:t xml:space="preserve"> (§</w:t>
      </w:r>
      <w:hyperlink w:anchor="_Conclusiones_y_trabajos" w:history="1">
        <w:r w:rsidR="00E74449" w:rsidRPr="00E74449">
          <w:rPr>
            <w:rStyle w:val="Hipervnculo"/>
          </w:rPr>
          <w:t>6</w:t>
        </w:r>
      </w:hyperlink>
      <w:r w:rsidR="00E74449">
        <w:t>) se resaltan algunos puntos de importancia y se plantean posibles caminos de expansión y mejora del sistema</w:t>
      </w:r>
      <w:r>
        <w:fldChar w:fldCharType="begin"/>
      </w:r>
      <w:r>
        <w:instrText xml:space="preserve"> XE "</w:instrText>
      </w:r>
      <w:r w:rsidRPr="00C25731">
        <w:instrText>Github:Plataforma de desarrollo colaborativo para alojar proyectos utilizando el sistema de control de versiones Git</w:instrText>
      </w:r>
      <w:r w:rsidR="00ED4398">
        <w:instrText>”</w:instrText>
      </w:r>
      <w:r>
        <w:instrText xml:space="preserve"> </w:instrText>
      </w:r>
      <w:r>
        <w:fldChar w:fldCharType="end"/>
      </w:r>
      <w:r>
        <w:t>.</w:t>
      </w:r>
    </w:p>
    <w:p w14:paraId="75683E37" w14:textId="45F7CCEE" w:rsidR="00E74449" w:rsidRDefault="00E74449" w:rsidP="00CA1985">
      <w:pPr>
        <w:sectPr w:rsidR="00E74449" w:rsidSect="007A221B">
          <w:footerReference w:type="default" r:id="rId13"/>
          <w:type w:val="oddPage"/>
          <w:pgSz w:w="11906" w:h="16838"/>
          <w:pgMar w:top="1417" w:right="1701" w:bottom="1417" w:left="1701" w:header="708" w:footer="708" w:gutter="0"/>
          <w:pgNumType w:start="1"/>
          <w:cols w:space="708"/>
          <w:docGrid w:linePitch="360"/>
        </w:sectPr>
      </w:pPr>
      <w:r>
        <w:t xml:space="preserve">Por último, se han incorporado </w:t>
      </w:r>
      <w:hyperlink w:anchor="_Anexos" w:history="1">
        <w:r w:rsidRPr="00E74449">
          <w:rPr>
            <w:rStyle w:val="Hipervnculo"/>
          </w:rPr>
          <w:t>Anexos</w:t>
        </w:r>
      </w:hyperlink>
      <w:r>
        <w:t xml:space="preserve"> que desarrollan algunos puntos de interés </w:t>
      </w:r>
      <w:r w:rsidR="00702CDB">
        <w:t xml:space="preserve">que, por limitaciones de espacio, en la memoria sólo son </w:t>
      </w:r>
      <w:r>
        <w:t xml:space="preserve">mencionados superficialmente. </w:t>
      </w:r>
    </w:p>
    <w:p w14:paraId="2889B040" w14:textId="4D05E9B6" w:rsidR="007E7BC2" w:rsidRDefault="007E7BC2" w:rsidP="007E7BC2">
      <w:pPr>
        <w:pStyle w:val="Ttulo2"/>
      </w:pPr>
      <w:bookmarkStart w:id="175" w:name="_Conceptos_y_problemas"/>
      <w:bookmarkStart w:id="176" w:name="_Toc485972196"/>
      <w:bookmarkStart w:id="177" w:name="_Toc486015902"/>
      <w:bookmarkEnd w:id="175"/>
      <w:r>
        <w:lastRenderedPageBreak/>
        <w:t>Conceptos y problemas básicos</w:t>
      </w:r>
      <w:bookmarkEnd w:id="176"/>
      <w:bookmarkEnd w:id="177"/>
    </w:p>
    <w:p w14:paraId="453B4477" w14:textId="5F3CE4B3" w:rsidR="007E7BC2" w:rsidRPr="00BE1C4A" w:rsidRDefault="007E7BC2" w:rsidP="007E7BC2">
      <w:pPr>
        <w:ind w:left="567"/>
      </w:pPr>
      <w:r>
        <w:t>En este apartado expondremos algunos conceptos de particular int</w:t>
      </w:r>
      <w:r w:rsidR="007F2777">
        <w:t>erés para el desarrollo del TFG, algunos, más generales se encuentran en el (§</w:t>
      </w:r>
      <w:hyperlink w:anchor="_Anexo_A:_Medida" w:history="1">
        <w:r w:rsidR="007F2777" w:rsidRPr="007F2777">
          <w:rPr>
            <w:rStyle w:val="Hipervnculo"/>
          </w:rPr>
          <w:t>Anexo A</w:t>
        </w:r>
      </w:hyperlink>
      <w:r w:rsidR="007F2777">
        <w:t>).</w:t>
      </w:r>
    </w:p>
    <w:p w14:paraId="73FF273E" w14:textId="77777777" w:rsidR="007E7BC2" w:rsidRPr="00750FC1" w:rsidRDefault="007E7BC2" w:rsidP="002725B7">
      <w:pPr>
        <w:pStyle w:val="Ttulo3"/>
        <w:rPr>
          <w:rStyle w:val="Ttulo2Car"/>
          <w:b/>
          <w:bCs/>
          <w:i w:val="0"/>
          <w:iCs w:val="0"/>
          <w:sz w:val="26"/>
          <w:szCs w:val="26"/>
        </w:rPr>
      </w:pPr>
      <w:bookmarkStart w:id="178" w:name="_Conjuntos_de_datos."/>
      <w:bookmarkStart w:id="179" w:name="_Medida_del_rendimiento"/>
      <w:bookmarkStart w:id="180" w:name="_Toc485972199"/>
      <w:bookmarkStart w:id="181" w:name="_Toc486015903"/>
      <w:bookmarkStart w:id="182" w:name="_Ref481734500"/>
      <w:bookmarkStart w:id="183" w:name="_Ref481734901"/>
      <w:bookmarkStart w:id="184" w:name="_Ref481738328"/>
      <w:bookmarkStart w:id="185" w:name="_Toc471990164"/>
      <w:bookmarkEnd w:id="178"/>
      <w:bookmarkEnd w:id="179"/>
      <w:r w:rsidRPr="00750FC1">
        <w:rPr>
          <w:rStyle w:val="Ttulo2Car"/>
          <w:b/>
          <w:bCs/>
          <w:i w:val="0"/>
          <w:iCs w:val="0"/>
          <w:sz w:val="26"/>
          <w:szCs w:val="26"/>
        </w:rPr>
        <w:t xml:space="preserve">El ciclo de </w:t>
      </w:r>
      <w:r w:rsidRPr="001B7A5F">
        <w:rPr>
          <w:rStyle w:val="Ttulo2Car"/>
          <w:b/>
          <w:bCs/>
          <w:i w:val="0"/>
          <w:iCs w:val="0"/>
          <w:sz w:val="26"/>
          <w:szCs w:val="26"/>
        </w:rPr>
        <w:t>atención</w:t>
      </w:r>
      <w:r w:rsidRPr="00750FC1">
        <w:rPr>
          <w:rStyle w:val="Ttulo2Car"/>
          <w:b/>
          <w:bCs/>
          <w:i w:val="0"/>
          <w:iCs w:val="0"/>
          <w:sz w:val="26"/>
          <w:szCs w:val="26"/>
        </w:rPr>
        <w:t xml:space="preserve"> a un tema y el vocabulario</w:t>
      </w:r>
      <w:bookmarkEnd w:id="180"/>
      <w:bookmarkEnd w:id="181"/>
    </w:p>
    <w:p w14:paraId="1E916C36" w14:textId="5E1557B0" w:rsidR="007E7BC2" w:rsidRDefault="007E7BC2" w:rsidP="007E7BC2">
      <w:pPr>
        <w:ind w:left="567"/>
      </w:pPr>
      <w:r>
        <w:t>Como se ha mencionado anteriormente, los delitos de odio tienden a ser más frecuentes y a crecer en periodos de tiempo posteriores a un suceso antecedente (‘detonador</w:t>
      </w:r>
      <w:r>
        <w:fldChar w:fldCharType="begin"/>
      </w:r>
      <w:r>
        <w:instrText xml:space="preserve"> XE “</w:instrText>
      </w:r>
      <w:r w:rsidRPr="00C03A0E">
        <w:instrText>detonador:Suceso que desencadena una serie de actitudes, sentimientos y acciones en el público de modo que aumenta la relevancia del tema con que se relaciona</w:instrText>
      </w:r>
      <w:r w:rsidR="00ED4398">
        <w:instrText>”</w:instrText>
      </w:r>
      <w:r>
        <w:fldChar w:fldCharType="end"/>
      </w:r>
      <w:r>
        <w:t xml:space="preserve">’) </w:t>
      </w:r>
      <w:sdt>
        <w:sdtPr>
          <w:id w:val="2005083638"/>
          <w:citation/>
        </w:sdtPr>
        <w:sdtContent>
          <w:r w:rsidR="00FA18A7">
            <w:fldChar w:fldCharType="begin"/>
          </w:r>
          <w:r w:rsidR="00FA18A7">
            <w:rPr>
              <w:noProof/>
            </w:rPr>
            <w:instrText xml:space="preserve"> CITATION Pet15 \l 3082 </w:instrText>
          </w:r>
          <w:r w:rsidR="00FA18A7">
            <w:fldChar w:fldCharType="separate"/>
          </w:r>
          <w:r w:rsidR="00FA18A7">
            <w:rPr>
              <w:noProof/>
            </w:rPr>
            <w:t>(2)</w:t>
          </w:r>
          <w:r w:rsidR="00FA18A7">
            <w:fldChar w:fldCharType="end"/>
          </w:r>
        </w:sdtContent>
      </w:sdt>
      <w:r w:rsidR="00FA18A7">
        <w:t xml:space="preserve"> </w:t>
      </w:r>
      <w:r>
        <w:t xml:space="preserve">y el interés del público sobre un asunto determinado sigue el llamado </w:t>
      </w:r>
      <w:r w:rsidRPr="00CC14C4">
        <w:rPr>
          <w:i/>
        </w:rPr>
        <w:t>Ciclo de Atención a un Tema</w:t>
      </w:r>
      <w:r>
        <w:t xml:space="preserve"> que fue descrito inicialmente por Downs</w:t>
      </w:r>
      <w:r w:rsidR="00FC7C4E">
        <w:t xml:space="preserve"> </w:t>
      </w:r>
      <w:sdt>
        <w:sdtPr>
          <w:id w:val="2135284602"/>
          <w:citation/>
        </w:sdtPr>
        <w:sdtContent>
          <w:r w:rsidR="00FA18A7">
            <w:fldChar w:fldCharType="begin"/>
          </w:r>
          <w:r w:rsidR="00047F61">
            <w:instrText xml:space="preserve">CITATION Dow72 \l 3082 </w:instrText>
          </w:r>
          <w:r w:rsidR="00FA18A7">
            <w:fldChar w:fldCharType="separate"/>
          </w:r>
          <w:r w:rsidR="00047F61">
            <w:rPr>
              <w:noProof/>
            </w:rPr>
            <w:t>(4)</w:t>
          </w:r>
          <w:r w:rsidR="00FA18A7">
            <w:fldChar w:fldCharType="end"/>
          </w:r>
        </w:sdtContent>
      </w:sdt>
      <w:r w:rsidR="00FA18A7">
        <w:t xml:space="preserve"> </w:t>
      </w:r>
      <w:r>
        <w:t xml:space="preserve">y que se muestra en la </w:t>
      </w:r>
      <w:r>
        <w:fldChar w:fldCharType="begin"/>
      </w:r>
      <w:r>
        <w:instrText xml:space="preserve"> REF _Ref485635016 \h </w:instrText>
      </w:r>
      <w:r>
        <w:fldChar w:fldCharType="separate"/>
      </w:r>
      <w:r w:rsidR="00325219">
        <w:t xml:space="preserve">Figura </w:t>
      </w:r>
      <w:r w:rsidR="00325219">
        <w:rPr>
          <w:noProof/>
        </w:rPr>
        <w:t>0</w:t>
      </w:r>
      <w:r w:rsidR="00325219">
        <w:noBreakHyphen/>
      </w:r>
      <w:r w:rsidR="00325219">
        <w:rPr>
          <w:noProof/>
        </w:rPr>
        <w:t>1</w:t>
      </w:r>
      <w:r>
        <w:fldChar w:fldCharType="end"/>
      </w:r>
      <w:r>
        <w:t>.</w:t>
      </w:r>
    </w:p>
    <w:p w14:paraId="4BF122AB" w14:textId="2D7D4FD2" w:rsidR="007E7BC2" w:rsidRDefault="00FB6682" w:rsidP="007E7BC2">
      <w:pPr>
        <w:jc w:val="center"/>
      </w:pPr>
      <w:r>
        <w:rPr>
          <w:noProof/>
          <w:lang w:eastAsia="ja-JP"/>
        </w:rPr>
        <w:drawing>
          <wp:inline distT="0" distB="0" distL="0" distR="0" wp14:anchorId="278959B4" wp14:editId="3BEA180A">
            <wp:extent cx="4014117" cy="2239505"/>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6261" cy="2246280"/>
                    </a:xfrm>
                    <a:prstGeom prst="rect">
                      <a:avLst/>
                    </a:prstGeom>
                    <a:noFill/>
                    <a:ln>
                      <a:noFill/>
                    </a:ln>
                  </pic:spPr>
                </pic:pic>
              </a:graphicData>
            </a:graphic>
          </wp:inline>
        </w:drawing>
      </w:r>
    </w:p>
    <w:p w14:paraId="7CCBC5CC" w14:textId="052F83D1" w:rsidR="007E7BC2" w:rsidRDefault="007E7BC2" w:rsidP="007E7BC2">
      <w:pPr>
        <w:pStyle w:val="Epgrafe"/>
      </w:pPr>
      <w:bookmarkStart w:id="186" w:name="_Ref485635016"/>
      <w:bookmarkStart w:id="187" w:name="_Toc486016018"/>
      <w:r>
        <w:t xml:space="preserve">Figura </w:t>
      </w:r>
      <w:fldSimple w:instr=" STYLEREF 1 \s ">
        <w:r w:rsidR="00325219">
          <w:rPr>
            <w:noProof/>
          </w:rPr>
          <w:t>0</w:t>
        </w:r>
      </w:fldSimple>
      <w:r w:rsidR="0042492B">
        <w:noBreakHyphen/>
      </w:r>
      <w:fldSimple w:instr=" SEQ Figura \* ARABIC \s 1 ">
        <w:r w:rsidR="00325219">
          <w:rPr>
            <w:noProof/>
          </w:rPr>
          <w:t>1</w:t>
        </w:r>
      </w:fldSimple>
      <w:bookmarkEnd w:id="186"/>
      <w:r>
        <w:t xml:space="preserve">: </w:t>
      </w:r>
      <w:r w:rsidRPr="0062603F">
        <w:t xml:space="preserve">Ciclo de Atención a un </w:t>
      </w:r>
      <w:commentRangeStart w:id="188"/>
      <w:r w:rsidRPr="0062603F">
        <w:t>Tema</w:t>
      </w:r>
      <w:commentRangeEnd w:id="188"/>
      <w:r w:rsidR="0029138C">
        <w:rPr>
          <w:rStyle w:val="Refdecomentario"/>
          <w:b w:val="0"/>
        </w:rPr>
        <w:commentReference w:id="188"/>
      </w:r>
      <w:bookmarkEnd w:id="187"/>
    </w:p>
    <w:p w14:paraId="30700E7C" w14:textId="1D8CB154" w:rsidR="007E7BC2" w:rsidRDefault="007E7BC2" w:rsidP="007E7BC2">
      <w:pPr>
        <w:ind w:left="567"/>
      </w:pPr>
      <w:r>
        <w:t>Pueden verse las diferentes etapas por las que pasa la relevancia del tema para el público a lo largo de un periodo de tiempo que, además</w:t>
      </w:r>
      <w:ins w:id="189" w:author="alvaro.ortigosa@uam.es" w:date="2017-06-23T16:33:00Z">
        <w:r w:rsidR="00161C64">
          <w:t>,</w:t>
        </w:r>
      </w:ins>
      <w:r>
        <w:t xml:space="preserve"> no suele ser muy largo.</w:t>
      </w:r>
    </w:p>
    <w:p w14:paraId="55E869C3" w14:textId="77777777" w:rsidR="007E7BC2" w:rsidRDefault="007E7BC2" w:rsidP="007E7BC2">
      <w:pPr>
        <w:ind w:left="567"/>
      </w:pPr>
      <w:r>
        <w:t>Este punto es importante por cuanto afecta tanto a la recolección de tuits como a los términos – atributos – a utilizar que se encuentran relacionados.</w:t>
      </w:r>
    </w:p>
    <w:p w14:paraId="502E38F4" w14:textId="2ABAD68D" w:rsidR="007E7BC2" w:rsidRPr="00A73463" w:rsidRDefault="007E7BC2" w:rsidP="007E7BC2">
      <w:pPr>
        <w:ind w:left="567"/>
      </w:pPr>
      <w:r>
        <w:t>Sobre el primer punto, si se desea el seguimiento de un tema concreto una vez ocurrido un suceso (p.e. aparición de un nuevo caso de corrupción), hemos de recoger los tuits en la cresta de la ola</w:t>
      </w:r>
      <w:r w:rsidR="00161C64">
        <w:t xml:space="preserve">. Además, </w:t>
      </w:r>
      <w:r>
        <w:t xml:space="preserve">hemos de tener en cuenta que, dependiendo de los asuntos que sean más </w:t>
      </w:r>
      <w:r>
        <w:rPr>
          <w:i/>
        </w:rPr>
        <w:t>trendy</w:t>
      </w:r>
      <w:ins w:id="190" w:author="alvaro.ortigosa@uam.es" w:date="2017-06-23T16:34:00Z">
        <w:r w:rsidR="00161C64">
          <w:rPr>
            <w:i/>
          </w:rPr>
          <w:t>,</w:t>
        </w:r>
      </w:ins>
      <w:r w:rsidR="00FC7C4E">
        <w:rPr>
          <w:i/>
        </w:rPr>
        <w:t xml:space="preserve"> </w:t>
      </w:r>
      <w:r>
        <w:t xml:space="preserve">el vocabulario que se usa para su comentario es diferente. </w:t>
      </w:r>
      <w:bookmarkEnd w:id="182"/>
      <w:bookmarkEnd w:id="183"/>
      <w:bookmarkEnd w:id="184"/>
    </w:p>
    <w:p w14:paraId="184BBDB0" w14:textId="77777777" w:rsidR="007E7BC2" w:rsidRDefault="007E7BC2" w:rsidP="002725B7">
      <w:pPr>
        <w:pStyle w:val="Ttulo3"/>
      </w:pPr>
      <w:bookmarkStart w:id="191" w:name="_Desequilibrio_de_clases,"/>
      <w:bookmarkStart w:id="192" w:name="_Toc485972200"/>
      <w:bookmarkStart w:id="193" w:name="_Toc486015904"/>
      <w:bookmarkEnd w:id="191"/>
      <w:r w:rsidRPr="002725B7">
        <w:t>Desequilibrio de clases, etiquetado y clasificación</w:t>
      </w:r>
      <w:bookmarkEnd w:id="192"/>
      <w:bookmarkEnd w:id="193"/>
    </w:p>
    <w:p w14:paraId="470F9572" w14:textId="5F122209" w:rsidR="007E7BC2" w:rsidRDefault="007E7BC2" w:rsidP="00CA1985">
      <w:pPr>
        <w:ind w:left="567"/>
      </w:pPr>
      <w:r>
        <w:t xml:space="preserve">Nuestro problema de clasificación de tuits presenta un claro desequilibrio de clases, ya que la constituida por los tuits sospechosos de delito de odio, es </w:t>
      </w:r>
      <w:r w:rsidR="00FC7C4E">
        <w:t>mucho menos</w:t>
      </w:r>
      <w:r>
        <w:t xml:space="preserve"> numerosa que la </w:t>
      </w:r>
      <w:r w:rsidR="00FC7C4E">
        <w:t>neutra</w:t>
      </w:r>
      <w:r w:rsidR="00FA18A7">
        <w:t xml:space="preserve"> </w:t>
      </w:r>
      <w:sdt>
        <w:sdtPr>
          <w:id w:val="-2033097263"/>
          <w:citation/>
        </w:sdtPr>
        <w:sdtContent>
          <w:r w:rsidR="00FA18A7">
            <w:fldChar w:fldCharType="begin"/>
          </w:r>
          <w:r w:rsidR="00FA18A7">
            <w:instrText xml:space="preserve"> CITATION VGa07 \l 3082 </w:instrText>
          </w:r>
          <w:r w:rsidR="00FA18A7">
            <w:fldChar w:fldCharType="separate"/>
          </w:r>
          <w:r w:rsidR="00FA18A7">
            <w:rPr>
              <w:noProof/>
            </w:rPr>
            <w:t>(5)</w:t>
          </w:r>
          <w:r w:rsidR="00FA18A7">
            <w:fldChar w:fldCharType="end"/>
          </w:r>
        </w:sdtContent>
      </w:sdt>
      <w:r>
        <w:t>. Este tipo de problemas se denominan ‘</w:t>
      </w:r>
      <w:r w:rsidRPr="00513504">
        <w:rPr>
          <w:i/>
        </w:rPr>
        <w:t>la aguja en el pajar</w:t>
      </w:r>
      <w:r>
        <w:t>’.</w:t>
      </w:r>
    </w:p>
    <w:p w14:paraId="61F3EC5F" w14:textId="3A34A6A6" w:rsidR="007E7BC2" w:rsidRDefault="007E7BC2" w:rsidP="00CA1985">
      <w:pPr>
        <w:ind w:left="567"/>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positivas son las minoritarias. En estas circunstancias es fácil ver que, por una parte,</w:t>
      </w:r>
      <w:r w:rsidR="00CA1985">
        <w:t xml:space="preserve"> </w:t>
      </w:r>
      <w:r>
        <w:t>el etiquetado manual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resulta engorroso puesto que para encontrar un tuit – </w:t>
      </w:r>
      <w:r w:rsidRPr="00CA1985">
        <w:rPr>
          <w:i/>
        </w:rPr>
        <w:t>la aguja</w:t>
      </w:r>
      <w:r>
        <w:t xml:space="preserve">– de la clase minoritaria se precisa examinar una cantidad enorme de tuits de la otra clase – </w:t>
      </w:r>
      <w:r w:rsidRPr="00CA1985">
        <w:rPr>
          <w:i/>
        </w:rPr>
        <w:t>la paja</w:t>
      </w:r>
      <w:r>
        <w:t xml:space="preserve">; y, por otra, se explica el motivo por el cual un modelo </w:t>
      </w:r>
      <w:r>
        <w:lastRenderedPageBreak/>
        <w:t xml:space="preserve">clasificador sobre el conjunto  </w:t>
      </w:r>
      <m:oMath>
        <m:r>
          <w:rPr>
            <w:rFonts w:ascii="Cambria Math" w:hAnsi="Cambria Math"/>
          </w:rPr>
          <m:t>S</m:t>
        </m:r>
        <m:r>
          <m:rPr>
            <m:sty m:val="p"/>
          </m:rPr>
          <w:rPr>
            <w:rFonts w:ascii="Cambria Math" w:hAnsi="Cambria Math"/>
          </w:rPr>
          <m:t>=C+</m:t>
        </m:r>
        <m:nary>
          <m:naryPr>
            <m:chr m:val="⋃"/>
            <m:limLoc m:val="undOvr"/>
            <m:subHide m:val="1"/>
            <m:supHide m:val="1"/>
            <m:ctrlPr>
              <w:rPr>
                <w:rFonts w:ascii="Cambria Math" w:hAnsi="Cambria Math"/>
              </w:rPr>
            </m:ctrlPr>
          </m:naryPr>
          <m:sub/>
          <m:sup/>
          <m:e>
            <m:r>
              <m:rPr>
                <m:sty m:val="p"/>
              </m:rPr>
              <w:rPr>
                <w:rFonts w:ascii="Cambria Math" w:hAnsi="Cambria Math"/>
              </w:rPr>
              <m:t>C-</m:t>
            </m:r>
          </m:e>
        </m:nary>
      </m:oMath>
      <w:r>
        <w:t xml:space="preserve"> </w:t>
      </w:r>
      <w:r w:rsidR="00CA1985">
        <w:t xml:space="preserve">, siendo </w:t>
      </w:r>
      <w:r w:rsidR="003E5FDB">
        <w:t xml:space="preserve">C+ </w:t>
      </w:r>
      <w:r w:rsidR="00CA1985">
        <w:t xml:space="preserve">la clase minoritaria y </w:t>
      </w:r>
      <w:r w:rsidR="003E5FDB">
        <w:t>C-</w:t>
      </w:r>
      <w:r w:rsidR="00CA1985">
        <w:t xml:space="preserve">la mayoritaria, </w:t>
      </w:r>
      <w:r>
        <w:t xml:space="preserve">produce una baja exhaustividad: la distribución positiva está subrepresentada y los valores </w:t>
      </w:r>
      <w:r w:rsidRPr="00F32D2E">
        <w:t xml:space="preserve">atípicos de </w:t>
      </w:r>
      <w:r w:rsidRPr="000771AA">
        <w:rPr>
          <w:rFonts w:ascii="Informal Roman" w:hAnsi="Informal Roman"/>
        </w:rPr>
        <w:t>G</w:t>
      </w:r>
      <w:r>
        <w:t>– de mucha mayor cardinalidad – aunque sean una pequeña fracción, influirán en el clasificador ya que se considerarán por este como</w:t>
      </w:r>
      <w:r w:rsidR="003E5FDB">
        <w:t xml:space="preserve"> pertenecientes a C- </w:t>
      </w:r>
      <w:r>
        <w:t xml:space="preserve">y el clasificador inducido estará sesgado hacia la clase </w:t>
      </w:r>
      <w:r w:rsidR="003E5FDB">
        <w:t>mayoritaria</w:t>
      </w:r>
      <w:r>
        <w:t xml:space="preserve">, es decir más cercano a los puntos de esta de lo que debiera, produciendo un rendimiento bajo del clasificador </w:t>
      </w:r>
      <w:r>
        <w:fldChar w:fldCharType="begin"/>
      </w:r>
      <w:r>
        <w:instrText xml:space="preserve"> REF _Ref485741650 \h </w:instrText>
      </w:r>
      <w:r>
        <w:fldChar w:fldCharType="separate"/>
      </w:r>
      <w:r w:rsidR="00325219">
        <w:t xml:space="preserve">Figura </w:t>
      </w:r>
      <w:r w:rsidR="00325219">
        <w:rPr>
          <w:noProof/>
        </w:rPr>
        <w:t>0</w:t>
      </w:r>
      <w:r w:rsidR="00325219">
        <w:noBreakHyphen/>
      </w:r>
      <w:r w:rsidR="00325219">
        <w:rPr>
          <w:noProof/>
        </w:rPr>
        <w:t>2</w:t>
      </w:r>
      <w:r w:rsidR="00325219">
        <w:t xml:space="preserve">: </w:t>
      </w:r>
      <w:r w:rsidR="00325219" w:rsidRPr="001D0280">
        <w:t>Errores de Clasificación en Muestras Desequilibradas</w:t>
      </w:r>
      <w:r>
        <w:fldChar w:fldCharType="end"/>
      </w:r>
      <w:r>
        <w:t xml:space="preserve"> (</w:t>
      </w:r>
      <w:r>
        <w:fldChar w:fldCharType="begin"/>
      </w:r>
      <w:r>
        <w:instrText xml:space="preserve"> REF _Ref485635173 \h </w:instrText>
      </w:r>
      <w:r>
        <w:fldChar w:fldCharType="separate"/>
      </w:r>
      <w:r w:rsidR="00325219">
        <w:t xml:space="preserve">Figura </w:t>
      </w:r>
      <w:r w:rsidR="00325219">
        <w:rPr>
          <w:noProof/>
        </w:rPr>
        <w:t>0</w:t>
      </w:r>
      <w:r w:rsidR="00325219">
        <w:noBreakHyphen/>
      </w:r>
      <w:r w:rsidR="00325219">
        <w:rPr>
          <w:noProof/>
        </w:rPr>
        <w:t>2</w:t>
      </w:r>
      <w:r>
        <w:fldChar w:fldCharType="end"/>
      </w:r>
      <w:r>
        <w:t>(A))</w:t>
      </w:r>
      <w:r w:rsidR="007F2777">
        <w:t>.</w:t>
      </w:r>
      <w:r>
        <w:t xml:space="preserve"> La </w:t>
      </w:r>
      <w:r>
        <w:fldChar w:fldCharType="begin"/>
      </w:r>
      <w:r>
        <w:instrText xml:space="preserve"> REF _Ref485635173 \h </w:instrText>
      </w:r>
      <w:r>
        <w:fldChar w:fldCharType="separate"/>
      </w:r>
      <w:r w:rsidR="00325219">
        <w:t xml:space="preserve">Figura </w:t>
      </w:r>
      <w:r w:rsidR="00325219">
        <w:rPr>
          <w:noProof/>
        </w:rPr>
        <w:t>0</w:t>
      </w:r>
      <w:r w:rsidR="00325219">
        <w:noBreakHyphen/>
      </w:r>
      <w:r w:rsidR="00325219">
        <w:rPr>
          <w:noProof/>
        </w:rPr>
        <w:t>2</w:t>
      </w:r>
      <w:r>
        <w:fldChar w:fldCharType="end"/>
      </w:r>
      <w:r>
        <w:t xml:space="preserve"> (B) muestra otro ejemplo cuando se usa 1-NN como clasificador en un conjunto desequilibrado. Lo mismo puede decirse de la clasificación bayesiana.</w:t>
      </w:r>
    </w:p>
    <w:p w14:paraId="65BFDB6A" w14:textId="2E4CB490" w:rsidR="007E7BC2" w:rsidRPr="00EC7A43" w:rsidRDefault="008D1426" w:rsidP="007E7BC2">
      <w:pPr>
        <w:jc w:val="center"/>
      </w:pPr>
      <w:r w:rsidRPr="00FB2127">
        <w:rPr>
          <w:noProof/>
          <w:lang w:eastAsia="ja-JP"/>
        </w:rPr>
        <w:drawing>
          <wp:inline distT="0" distB="0" distL="0" distR="0" wp14:anchorId="348C083C" wp14:editId="59DA7F26">
            <wp:extent cx="4556125" cy="2043430"/>
            <wp:effectExtent l="0" t="0" r="0" b="0"/>
            <wp:docPr id="30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125" cy="2043430"/>
                    </a:xfrm>
                    <a:prstGeom prst="rect">
                      <a:avLst/>
                    </a:prstGeom>
                    <a:noFill/>
                    <a:ln>
                      <a:noFill/>
                    </a:ln>
                  </pic:spPr>
                </pic:pic>
              </a:graphicData>
            </a:graphic>
          </wp:inline>
        </w:drawing>
      </w:r>
    </w:p>
    <w:p w14:paraId="0C5168B9" w14:textId="4CA9AD57" w:rsidR="007E7BC2" w:rsidRDefault="007E7BC2" w:rsidP="007E7BC2">
      <w:pPr>
        <w:pStyle w:val="Epgrafe"/>
      </w:pPr>
      <w:bookmarkStart w:id="194" w:name="_Ref485635173"/>
      <w:bookmarkStart w:id="195" w:name="_Ref485741650"/>
      <w:bookmarkStart w:id="196" w:name="_Toc486016019"/>
      <w:r>
        <w:t xml:space="preserve">Figura </w:t>
      </w:r>
      <w:fldSimple w:instr=" STYLEREF 1 \s ">
        <w:r w:rsidR="00325219">
          <w:rPr>
            <w:noProof/>
          </w:rPr>
          <w:t>0</w:t>
        </w:r>
      </w:fldSimple>
      <w:r w:rsidR="0042492B">
        <w:noBreakHyphen/>
      </w:r>
      <w:fldSimple w:instr=" SEQ Figura \* ARABIC \s 1 ">
        <w:r w:rsidR="00325219">
          <w:rPr>
            <w:noProof/>
          </w:rPr>
          <w:t>2</w:t>
        </w:r>
      </w:fldSimple>
      <w:bookmarkEnd w:id="194"/>
      <w:r>
        <w:t xml:space="preserve">: </w:t>
      </w:r>
      <w:r w:rsidRPr="001D0280">
        <w:t>Errores de Clasificación en Muestras Desequilibradas</w:t>
      </w:r>
      <w:bookmarkEnd w:id="195"/>
      <w:bookmarkEnd w:id="196"/>
    </w:p>
    <w:p w14:paraId="2A2B344F" w14:textId="1A1FE8C8" w:rsidR="007E7BC2" w:rsidRDefault="007E7BC2" w:rsidP="007E7BC2">
      <w:pPr>
        <w:ind w:left="567"/>
      </w:pPr>
      <w:r>
        <w:t>Debido a la dificultad de etiquetado manual, hemos utilizado un procedimiento que filtra el conjunto inicial</w:t>
      </w:r>
      <w:r w:rsidR="00FC7C4E">
        <w:t xml:space="preserve"> </w:t>
      </w:r>
      <w:r>
        <w:t xml:space="preserve">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FA18A7">
        <w:rPr>
          <w:i/>
        </w:rPr>
        <w:t xml:space="preserve"> </w:t>
      </w:r>
      <w:r>
        <w:t>(</w:t>
      </w:r>
      <w:r>
        <w:fldChar w:fldCharType="begin"/>
      </w:r>
      <w:r>
        <w:instrText xml:space="preserve"> REF _Ref485741860 \h </w:instrText>
      </w:r>
      <w:r>
        <w:fldChar w:fldCharType="separate"/>
      </w:r>
      <w:r w:rsidR="00325219">
        <w:t xml:space="preserve">Figura </w:t>
      </w:r>
      <w:r w:rsidR="00325219">
        <w:rPr>
          <w:noProof/>
        </w:rPr>
        <w:t>0</w:t>
      </w:r>
      <w:r w:rsidR="00325219">
        <w:noBreakHyphen/>
      </w:r>
      <w:r w:rsidR="00325219">
        <w:rPr>
          <w:noProof/>
        </w:rPr>
        <w:t>3</w:t>
      </w:r>
      <w:r>
        <w:fldChar w:fldCharType="end"/>
      </w:r>
      <w:r>
        <w:t>).</w:t>
      </w:r>
    </w:p>
    <w:p w14:paraId="56828FE4" w14:textId="60E25EE0" w:rsidR="007E7BC2" w:rsidRDefault="008D1426" w:rsidP="007E7BC2">
      <w:pPr>
        <w:jc w:val="center"/>
      </w:pPr>
      <w:r w:rsidRPr="00FB2127">
        <w:rPr>
          <w:noProof/>
          <w:lang w:eastAsia="ja-JP"/>
        </w:rPr>
        <w:drawing>
          <wp:inline distT="0" distB="0" distL="0" distR="0" wp14:anchorId="7B24BA5A" wp14:editId="2F621592">
            <wp:extent cx="4770755" cy="1916430"/>
            <wp:effectExtent l="0" t="0" r="0" b="7620"/>
            <wp:docPr id="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755" cy="1916430"/>
                    </a:xfrm>
                    <a:prstGeom prst="rect">
                      <a:avLst/>
                    </a:prstGeom>
                    <a:noFill/>
                    <a:ln>
                      <a:noFill/>
                    </a:ln>
                  </pic:spPr>
                </pic:pic>
              </a:graphicData>
            </a:graphic>
          </wp:inline>
        </w:drawing>
      </w:r>
    </w:p>
    <w:p w14:paraId="69D70BD2" w14:textId="36EFDE3C" w:rsidR="007E7BC2" w:rsidRDefault="007E7BC2" w:rsidP="007E7BC2">
      <w:pPr>
        <w:pStyle w:val="Epgrafe"/>
      </w:pPr>
      <w:bookmarkStart w:id="197" w:name="_Ref485741860"/>
      <w:bookmarkStart w:id="198" w:name="_Toc486016020"/>
      <w:r>
        <w:t xml:space="preserve">Figura </w:t>
      </w:r>
      <w:fldSimple w:instr=" STYLEREF 1 \s ">
        <w:r w:rsidR="00325219">
          <w:rPr>
            <w:noProof/>
          </w:rPr>
          <w:t>0</w:t>
        </w:r>
      </w:fldSimple>
      <w:r w:rsidR="0042492B">
        <w:noBreakHyphen/>
      </w:r>
      <w:fldSimple w:instr=" SEQ Figura \* ARABIC \s 1 ">
        <w:r w:rsidR="00325219">
          <w:rPr>
            <w:noProof/>
          </w:rPr>
          <w:t>3</w:t>
        </w:r>
      </w:fldSimple>
      <w:bookmarkEnd w:id="197"/>
      <w:r>
        <w:t xml:space="preserve">: </w:t>
      </w:r>
      <w:r w:rsidRPr="007C34FB">
        <w:t>Filtrado del Conjunto Inicial</w:t>
      </w:r>
      <w:bookmarkEnd w:id="198"/>
    </w:p>
    <w:p w14:paraId="79ED6A00" w14:textId="77777777" w:rsidR="007E7BC2" w:rsidRDefault="007E7BC2" w:rsidP="007E7BC2">
      <w:pPr>
        <w:ind w:left="567"/>
      </w:pPr>
      <w:r>
        <w:t>Seguidamente, el conjunto de entrenamiento se usa para estimar los parámetros del clasificador y, con este, se clasifican los tuits del conjunto de test.</w:t>
      </w:r>
    </w:p>
    <w:p w14:paraId="240885BA" w14:textId="77777777" w:rsidR="007E7BC2" w:rsidRDefault="007E7BC2" w:rsidP="007E7BC2">
      <w:pPr>
        <w:ind w:left="567"/>
      </w:pPr>
      <w:r>
        <w:t>Para la utilización del clasificador a otros conjuntos de tuits, caben dos opciones:</w:t>
      </w:r>
    </w:p>
    <w:p w14:paraId="75FEF0A2" w14:textId="77777777" w:rsidR="007E7BC2" w:rsidRPr="00866A7B" w:rsidRDefault="007E7BC2" w:rsidP="00D82363">
      <w:pPr>
        <w:pStyle w:val="Prrafodelista"/>
        <w:numPr>
          <w:ilvl w:val="0"/>
          <w:numId w:val="32"/>
        </w:numPr>
      </w:pPr>
      <w:r w:rsidRPr="000771AA">
        <w:rPr>
          <w:i/>
        </w:rPr>
        <w:t>Aplicarlo tras filtrar</w:t>
      </w:r>
      <w:r>
        <w:t xml:space="preserve"> el nuevo conjunto, asignando a todos los tuits que no pasan el filtro a </w:t>
      </w:r>
      <w:r w:rsidRPr="000771AA">
        <w:rPr>
          <w:i/>
        </w:rPr>
        <w:t>C-.</w:t>
      </w:r>
    </w:p>
    <w:p w14:paraId="50625C4E" w14:textId="77777777" w:rsidR="007E7BC2" w:rsidRDefault="007E7BC2" w:rsidP="00D82363">
      <w:pPr>
        <w:pStyle w:val="Prrafodelista"/>
        <w:numPr>
          <w:ilvl w:val="0"/>
          <w:numId w:val="32"/>
        </w:numPr>
      </w:pPr>
      <w:r w:rsidRPr="000771AA">
        <w:rPr>
          <w:i/>
        </w:rPr>
        <w:lastRenderedPageBreak/>
        <w:t>Aplicarlo al conjunto completo</w:t>
      </w:r>
      <w:r>
        <w:t xml:space="preserve"> con lo cual cabe la posibilidad de que algunos de los tuits que no pasan el filtro, se clasifiquen en </w:t>
      </w:r>
      <w:r w:rsidRPr="000771AA">
        <w:rPr>
          <w:i/>
        </w:rPr>
        <w:t>C+</w:t>
      </w:r>
      <w:r>
        <w:t xml:space="preserve"> (correcta o incorrectamente).</w:t>
      </w:r>
    </w:p>
    <w:p w14:paraId="687BF413" w14:textId="461227B7" w:rsidR="007E7BC2" w:rsidRDefault="007E7BC2" w:rsidP="007E7BC2">
      <w:pPr>
        <w:ind w:left="567"/>
      </w:pPr>
      <w:r>
        <w:t>En el primer caso (</w:t>
      </w:r>
      <w:r>
        <w:fldChar w:fldCharType="begin"/>
      </w:r>
      <w:r>
        <w:instrText xml:space="preserve"> REF _Ref485635397 \h </w:instrText>
      </w:r>
      <w:r>
        <w:fldChar w:fldCharType="separate"/>
      </w:r>
      <w:r w:rsidR="00325219">
        <w:t xml:space="preserve">Figura </w:t>
      </w:r>
      <w:r w:rsidR="00325219">
        <w:rPr>
          <w:noProof/>
        </w:rPr>
        <w:t>0</w:t>
      </w:r>
      <w:r w:rsidR="00325219">
        <w:noBreakHyphen/>
      </w:r>
      <w:r w:rsidR="00325219">
        <w:rPr>
          <w:noProof/>
        </w:rPr>
        <w:t>4</w:t>
      </w:r>
      <w:r>
        <w:fldChar w:fldCharType="end"/>
      </w:r>
      <w:r>
        <w:t xml:space="preserve">), la </w:t>
      </w:r>
      <w:r w:rsidRPr="000771AA">
        <w:rPr>
          <w:i/>
        </w:rPr>
        <w:t>matriz de confusión</w:t>
      </w:r>
      <w:r>
        <w:t xml:space="preserve"> muestra como FN a las instancias que no pasan el filtro que debieran estar etiquetadas con (+), una en nuestro ejemplo.</w:t>
      </w:r>
    </w:p>
    <w:p w14:paraId="764F71A3" w14:textId="619E1334" w:rsidR="007E7BC2" w:rsidRDefault="008D1426" w:rsidP="007E7BC2">
      <w:pPr>
        <w:jc w:val="center"/>
      </w:pPr>
      <w:r w:rsidRPr="00FB2127">
        <w:rPr>
          <w:noProof/>
          <w:lang w:eastAsia="ja-JP"/>
        </w:rPr>
        <w:drawing>
          <wp:inline distT="0" distB="0" distL="0" distR="0" wp14:anchorId="4B0E0681" wp14:editId="3DF1001C">
            <wp:extent cx="2751455" cy="1137285"/>
            <wp:effectExtent l="0" t="0" r="0" b="5715"/>
            <wp:docPr id="3070"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1137285"/>
                    </a:xfrm>
                    <a:prstGeom prst="rect">
                      <a:avLst/>
                    </a:prstGeom>
                    <a:noFill/>
                    <a:ln>
                      <a:noFill/>
                    </a:ln>
                  </pic:spPr>
                </pic:pic>
              </a:graphicData>
            </a:graphic>
          </wp:inline>
        </w:drawing>
      </w:r>
      <w:r w:rsidRPr="00FB2127">
        <w:rPr>
          <w:noProof/>
          <w:lang w:eastAsia="ja-JP"/>
        </w:rPr>
        <w:drawing>
          <wp:inline distT="0" distB="0" distL="0" distR="0" wp14:anchorId="741C6DC8" wp14:editId="625E4427">
            <wp:extent cx="1964055" cy="628015"/>
            <wp:effectExtent l="0" t="0" r="0" b="635"/>
            <wp:docPr id="3071"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4055" cy="628015"/>
                    </a:xfrm>
                    <a:prstGeom prst="rect">
                      <a:avLst/>
                    </a:prstGeom>
                    <a:noFill/>
                    <a:ln>
                      <a:noFill/>
                    </a:ln>
                  </pic:spPr>
                </pic:pic>
              </a:graphicData>
            </a:graphic>
          </wp:inline>
        </w:drawing>
      </w:r>
    </w:p>
    <w:p w14:paraId="60C77A44" w14:textId="73BC0E10" w:rsidR="007E7BC2" w:rsidRDefault="007E7BC2" w:rsidP="007E7BC2">
      <w:pPr>
        <w:pStyle w:val="Epgrafe"/>
      </w:pPr>
      <w:bookmarkStart w:id="199" w:name="_Toc486016074"/>
      <w:r>
        <w:t xml:space="preserve">Tabla </w:t>
      </w:r>
      <w:fldSimple w:instr=" STYLEREF 1 \s ">
        <w:r w:rsidR="00325219">
          <w:rPr>
            <w:noProof/>
          </w:rPr>
          <w:t>0</w:t>
        </w:r>
      </w:fldSimple>
      <w:r>
        <w:noBreakHyphen/>
      </w:r>
      <w:fldSimple w:instr=" SEQ Tabla \* ARABIC \s 1 ">
        <w:r w:rsidR="00325219">
          <w:rPr>
            <w:noProof/>
          </w:rPr>
          <w:t>1</w:t>
        </w:r>
      </w:fldSimple>
      <w:r>
        <w:t xml:space="preserve">: </w:t>
      </w:r>
      <w:r w:rsidRPr="00AE1587">
        <w:t>Matriz de Confusión del Conjunto Inicial</w:t>
      </w:r>
      <w:bookmarkEnd w:id="199"/>
    </w:p>
    <w:p w14:paraId="5FAA6CE0" w14:textId="72FC24E1" w:rsidR="007E7BC2" w:rsidRPr="00866A7B" w:rsidRDefault="008D1426" w:rsidP="007E7BC2">
      <w:r w:rsidRPr="00FB2127">
        <w:rPr>
          <w:noProof/>
          <w:lang w:eastAsia="ja-JP"/>
        </w:rPr>
        <w:drawing>
          <wp:inline distT="0" distB="0" distL="0" distR="0" wp14:anchorId="01AC9995" wp14:editId="2C4F22F0">
            <wp:extent cx="5398770" cy="1828800"/>
            <wp:effectExtent l="0" t="0" r="0" b="0"/>
            <wp:docPr id="30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281FB5FA" w14:textId="016A9F2A" w:rsidR="007E7BC2" w:rsidRDefault="007E7BC2" w:rsidP="007E7BC2">
      <w:pPr>
        <w:pStyle w:val="Epgrafe"/>
      </w:pPr>
      <w:bookmarkStart w:id="200" w:name="_Ref485635397"/>
      <w:bookmarkStart w:id="201" w:name="_Toc486016021"/>
      <w:r>
        <w:t xml:space="preserve">Figura </w:t>
      </w:r>
      <w:fldSimple w:instr=" STYLEREF 1 \s ">
        <w:r w:rsidR="00325219">
          <w:rPr>
            <w:noProof/>
          </w:rPr>
          <w:t>0</w:t>
        </w:r>
      </w:fldSimple>
      <w:r w:rsidR="0042492B">
        <w:noBreakHyphen/>
      </w:r>
      <w:fldSimple w:instr=" SEQ Figura \* ARABIC \s 1 ">
        <w:r w:rsidR="00325219">
          <w:rPr>
            <w:noProof/>
          </w:rPr>
          <w:t>4</w:t>
        </w:r>
      </w:fldSimple>
      <w:bookmarkEnd w:id="200"/>
      <w:r>
        <w:t xml:space="preserve">: </w:t>
      </w:r>
      <w:r w:rsidRPr="00806ED5">
        <w:t>Clasificación tras Filtrado</w:t>
      </w:r>
      <w:bookmarkEnd w:id="201"/>
    </w:p>
    <w:p w14:paraId="6395012C" w14:textId="77777777" w:rsidR="007E7BC2" w:rsidRDefault="007E7BC2" w:rsidP="007E7BC2">
      <w:pPr>
        <w:ind w:left="567"/>
      </w:pPr>
      <w:r>
        <w:t>Esta clasificación tras filtrado implica necesariamente una baja exhaustividad (§</w:t>
      </w:r>
      <w:hyperlink w:anchor="_Anexo_II:_Clasificación" w:history="1">
        <w:r w:rsidRPr="00F6061B">
          <w:rPr>
            <w:rStyle w:val="Hipervnculo"/>
          </w:rPr>
          <w:t xml:space="preserve">Anexo </w:t>
        </w:r>
        <w:r>
          <w:rPr>
            <w:rStyle w:val="Hipervnculo"/>
          </w:rPr>
          <w:t>B</w:t>
        </w:r>
      </w:hyperlink>
      <w:r>
        <w:t>).</w:t>
      </w:r>
    </w:p>
    <w:p w14:paraId="665AEE84" w14:textId="77777777" w:rsidR="007E7BC2" w:rsidRDefault="007E7BC2" w:rsidP="007E7BC2">
      <w:pPr>
        <w:ind w:left="567"/>
      </w:pPr>
      <w:r>
        <w:t>El segundo caso es más complejo y, como veremos más adelante (§</w:t>
      </w:r>
      <w:hyperlink w:anchor="_Clases_con_probabilidades" w:history="1">
        <w:r>
          <w:rPr>
            <w:rStyle w:val="Hipervnculo"/>
          </w:rPr>
          <w:t>2</w:t>
        </w:r>
        <w:r w:rsidRPr="00F6061B">
          <w:rPr>
            <w:rStyle w:val="Hipervnculo"/>
          </w:rPr>
          <w:t>.3</w:t>
        </w:r>
      </w:hyperlink>
      <w:r>
        <w:t xml:space="preserve">), requiere un </w:t>
      </w:r>
      <w:r w:rsidRPr="002E1E01">
        <w:rPr>
          <w:i/>
        </w:rPr>
        <w:t>recalibrado</w:t>
      </w:r>
      <w:r>
        <w:t xml:space="preserve"> de las probabilidades del modelo entrenado.</w:t>
      </w:r>
    </w:p>
    <w:p w14:paraId="497D2F9E" w14:textId="77777777" w:rsidR="007E7BC2" w:rsidRDefault="007E7BC2" w:rsidP="007E7BC2">
      <w:pPr>
        <w:pStyle w:val="Ttulo3"/>
      </w:pPr>
      <w:bookmarkStart w:id="202" w:name="_Toc485972201"/>
      <w:bookmarkStart w:id="203" w:name="_Toc486015905"/>
      <w:r>
        <w:t>Clasificación supervisada o no supervisada</w:t>
      </w:r>
      <w:bookmarkEnd w:id="202"/>
      <w:bookmarkEnd w:id="203"/>
    </w:p>
    <w:p w14:paraId="6298AF4A" w14:textId="77777777" w:rsidR="007E7BC2" w:rsidRDefault="007E7BC2" w:rsidP="007E7BC2">
      <w:pPr>
        <w:ind w:left="567"/>
      </w:pPr>
      <w:r>
        <w:t>Hemos dado por sentado que utilizaremos métodos de clasificación supervisados sin haber justificado los motivos para el descarte de los no supervisados.</w:t>
      </w:r>
    </w:p>
    <w:p w14:paraId="1689A37F" w14:textId="01881057" w:rsidR="007E7BC2" w:rsidRDefault="007E7BC2" w:rsidP="007E7BC2">
      <w:pPr>
        <w:ind w:left="567"/>
      </w:pPr>
      <w:r>
        <w:t>Podemos plantearnos una clasificación no supervisada</w:t>
      </w:r>
      <w:r w:rsidR="00BE3B4C">
        <w:t>, por ejemplo</w:t>
      </w:r>
      <w:r>
        <w:fldChar w:fldCharType="begin"/>
      </w:r>
      <w:r>
        <w:instrText xml:space="preserve"> XE “</w:instrText>
      </w:r>
      <w:r w:rsidRPr="00646419">
        <w:instrText>clasificación no supervisada:La clasificación no supervisads es aquella en la que el algoritmo clasificador no necesita de más información que el conjunto a clasificar y algunos parámetros que límiten el número de clases</w:instrText>
      </w:r>
      <w:r w:rsidR="00ED4398">
        <w:instrText>”</w:instrText>
      </w:r>
      <w:r>
        <w:fldChar w:fldCharType="end"/>
      </w:r>
      <w:r>
        <w:t xml:space="preserve"> basada en análisis de conglomerados (</w:t>
      </w:r>
      <w:r w:rsidRPr="00BC3C83">
        <w:rPr>
          <w:i/>
        </w:rPr>
        <w:t>cluster</w:t>
      </w:r>
      <w:r w:rsidR="00FA18A7">
        <w:rPr>
          <w:i/>
        </w:rPr>
        <w:t>)</w:t>
      </w:r>
      <w:r>
        <w:t>.</w:t>
      </w:r>
    </w:p>
    <w:p w14:paraId="3951EB0C" w14:textId="77777777" w:rsidR="007E7BC2" w:rsidRDefault="007E7BC2" w:rsidP="007E7BC2">
      <w:pPr>
        <w:ind w:left="567"/>
      </w:pPr>
      <w:r>
        <w:t xml:space="preserve">En este caso, nos enfrentamos a un problema de clasificación con clases </w:t>
      </w:r>
      <w:r w:rsidRPr="00D63854">
        <w:rPr>
          <w:i/>
        </w:rPr>
        <w:t>desequilibrad</w:t>
      </w:r>
      <w:r>
        <w:rPr>
          <w:i/>
        </w:rPr>
        <w:t>a</w:t>
      </w:r>
      <w:r w:rsidRPr="00D63854">
        <w:rPr>
          <w:i/>
        </w:rPr>
        <w:t>s</w:t>
      </w:r>
      <w:r w:rsidR="00FC7C4E">
        <w:rPr>
          <w:i/>
        </w:rPr>
        <w:t xml:space="preserve"> </w:t>
      </w:r>
      <w:r w:rsidRPr="00BC3C83">
        <w:t>y una de ellas debe ser la c</w:t>
      </w:r>
      <w:r>
        <w:t>lase</w:t>
      </w:r>
      <w:r w:rsidRPr="00BC3C83">
        <w:t xml:space="preserve"> de</w:t>
      </w:r>
      <w:r>
        <w:rPr>
          <w:i/>
        </w:rPr>
        <w:t xml:space="preserve"> tuit de odio.</w:t>
      </w:r>
    </w:p>
    <w:p w14:paraId="16B2EFC6" w14:textId="1030339D" w:rsidR="007E7BC2" w:rsidRDefault="007E7BC2" w:rsidP="007E7BC2">
      <w:pPr>
        <w:ind w:left="567"/>
      </w:pPr>
      <w:r>
        <w:t>Resulta imposible que, utilizando el procedimiento algorítmico k-medias</w:t>
      </w:r>
      <w:r w:rsidR="00FA18A7">
        <w:t xml:space="preserve"> </w:t>
      </w:r>
      <w:sdt>
        <w:sdtPr>
          <w:id w:val="777371770"/>
          <w:citation/>
        </w:sdtPr>
        <w:sdtContent>
          <w:r w:rsidR="00FA18A7">
            <w:fldChar w:fldCharType="begin"/>
          </w:r>
          <w:r w:rsidR="00FA18A7">
            <w:instrText xml:space="preserve"> CITATION Dan02 \l 3082 </w:instrText>
          </w:r>
          <w:r w:rsidR="00FA18A7">
            <w:fldChar w:fldCharType="separate"/>
          </w:r>
          <w:r w:rsidR="00FA18A7">
            <w:rPr>
              <w:noProof/>
            </w:rPr>
            <w:t>(6)</w:t>
          </w:r>
          <w:r w:rsidR="00FA18A7">
            <w:fldChar w:fldCharType="end"/>
          </w:r>
        </w:sdtContent>
      </w:sdt>
      <w:r>
        <w:t xml:space="preserve"> con</w:t>
      </w:r>
      <w:r w:rsidR="00FC7C4E">
        <w:t xml:space="preserve"> </w:t>
      </w:r>
      <w:r w:rsidRPr="00060922">
        <w:rPr>
          <w:i/>
        </w:rPr>
        <w:t>selección aleatoria de centroides iniciales</w:t>
      </w:r>
      <w:r>
        <w:t xml:space="preserve"> se clasifiquen las instancias en las clases de odio y neutras. Aumentaría esta posibilidad si asignásemos previamente uno de los centroides iniciales con unos valores </w:t>
      </w:r>
      <w:r w:rsidR="007F2777">
        <w:t xml:space="preserve">aproximados al verdadero de la </w:t>
      </w:r>
      <w:r>
        <w:t xml:space="preserve">clase de odio, pero esto requeriría un </w:t>
      </w:r>
      <w:r w:rsidRPr="00060922">
        <w:rPr>
          <w:i/>
        </w:rPr>
        <w:t>etiquetado previo</w:t>
      </w:r>
      <w:r>
        <w:t xml:space="preserve"> de las instancias que, en definitiva, es lo que hacemos directamente.</w:t>
      </w:r>
    </w:p>
    <w:p w14:paraId="69A52C2F" w14:textId="710114E3" w:rsidR="007E7BC2" w:rsidRDefault="007E7BC2" w:rsidP="003E5FDB">
      <w:pPr>
        <w:ind w:left="567"/>
      </w:pPr>
      <w:r>
        <w:t xml:space="preserve">En cambio, cabría considerar la utilización del </w:t>
      </w:r>
      <w:r>
        <w:rPr>
          <w:i/>
        </w:rPr>
        <w:t>clustering</w:t>
      </w:r>
      <w:r w:rsidR="00FC7C4E">
        <w:rPr>
          <w:i/>
        </w:rPr>
        <w:t xml:space="preserve"> </w:t>
      </w:r>
      <w:r>
        <w:t xml:space="preserve">tras el filtrado inicial para tratar de descubrir nuevas instancias que, de nuevo, serían etiquetadas a mano para aplicar finalmente un clasificador supervisado, </w:t>
      </w:r>
      <w:r w:rsidR="007F2777">
        <w:t xml:space="preserve">proceso en cierto modo similar </w:t>
      </w:r>
      <w:r>
        <w:t>al de ampliar vocabulario a partir de los tuits de odio que usamos.</w:t>
      </w:r>
    </w:p>
    <w:p w14:paraId="009CFC31" w14:textId="77777777" w:rsidR="007E7BC2" w:rsidRDefault="007E7BC2" w:rsidP="007E7BC2">
      <w:pPr>
        <w:pStyle w:val="Ttulo3"/>
      </w:pPr>
      <w:bookmarkStart w:id="204" w:name="_El_Procesamiento_del"/>
      <w:bookmarkStart w:id="205" w:name="_Toc485972202"/>
      <w:bookmarkStart w:id="206" w:name="_Toc486015906"/>
      <w:bookmarkEnd w:id="204"/>
      <w:r>
        <w:lastRenderedPageBreak/>
        <w:t>El Procesamiento del Lenguaje Natural en español</w:t>
      </w:r>
      <w:bookmarkEnd w:id="205"/>
      <w:bookmarkEnd w:id="206"/>
    </w:p>
    <w:p w14:paraId="2183939B" w14:textId="367A9A53" w:rsidR="007E7BC2" w:rsidRDefault="007E7BC2" w:rsidP="007E7BC2">
      <w:pPr>
        <w:ind w:left="567"/>
      </w:pPr>
      <w:r>
        <w:t xml:space="preserve">Un problema siempre presente en el PLN es que muchas de las herramientas existentes en los paquetes de uso libre están desarrollados inicialmente solo para el idioma inglés y, posteriormente, se han ido añadiendo versiones </w:t>
      </w:r>
      <w:r w:rsidR="00FA18A7">
        <w:t xml:space="preserve">parciales </w:t>
      </w:r>
      <w:r>
        <w:t xml:space="preserve">para otros idiomas. Sin embargo, para el idioma español los recursos disponibles son escasos. Uno de estos recursos escasos lo constituyen los corpora ya que, mientras en inglés abundan corpora tanto escritos como hablados sobre diferentes asuntos (Project Gutenberg, Web chats, Corpus Brown Corpus Reuters, </w:t>
      </w:r>
      <w:r w:rsidRPr="00B91A5C">
        <w:rPr>
          <w:color w:val="000000"/>
        </w:rPr>
        <w:t>WordNet</w:t>
      </w:r>
      <w:r>
        <w:t xml:space="preserve">…) muchos de ellos anotados, es decir ya tratados por un </w:t>
      </w:r>
      <w:r w:rsidRPr="00FA18A7">
        <w:rPr>
          <w:i/>
        </w:rPr>
        <w:t>POS</w:t>
      </w:r>
      <w:r w:rsidR="00FA18A7">
        <w:rPr>
          <w:i/>
        </w:rPr>
        <w:t>-</w:t>
      </w:r>
      <w:r w:rsidRPr="00FA18A7">
        <w:rPr>
          <w:i/>
        </w:rPr>
        <w:t>Tagger</w:t>
      </w:r>
      <w:r>
        <w:t>, lo que facilita en inglés el análisis semántico de los textos.</w:t>
      </w:r>
    </w:p>
    <w:p w14:paraId="6E3A6FC8" w14:textId="4687EF01" w:rsidR="00FA18A7" w:rsidRDefault="00FA18A7" w:rsidP="007E7BC2">
      <w:pPr>
        <w:ind w:left="567"/>
      </w:pPr>
      <w:r>
        <w:t>Es relativamente común en ciertos casos (sinónimos, análisis de sentimiento, etc.) proceder en tres etapas:</w:t>
      </w:r>
    </w:p>
    <w:p w14:paraId="2BE7C0FE" w14:textId="082AD136" w:rsidR="00FA18A7" w:rsidRDefault="007F2777" w:rsidP="00FA18A7">
      <w:pPr>
        <w:pStyle w:val="Prrafodelista"/>
        <w:numPr>
          <w:ilvl w:val="0"/>
          <w:numId w:val="45"/>
        </w:numPr>
      </w:pPr>
      <w:r>
        <w:t>t</w:t>
      </w:r>
      <w:r w:rsidR="00FA18A7">
        <w:t xml:space="preserve">raducir de español a inglés, </w:t>
      </w:r>
    </w:p>
    <w:p w14:paraId="5972B534" w14:textId="77777777" w:rsidR="00FA18A7" w:rsidRDefault="00FA18A7" w:rsidP="00FA18A7">
      <w:pPr>
        <w:pStyle w:val="Prrafodelista"/>
        <w:numPr>
          <w:ilvl w:val="0"/>
          <w:numId w:val="45"/>
        </w:numPr>
      </w:pPr>
      <w:r>
        <w:t xml:space="preserve">utilizar bibliotecas para el inglés y </w:t>
      </w:r>
    </w:p>
    <w:p w14:paraId="2B8D494F" w14:textId="77777777" w:rsidR="00FA18A7" w:rsidRDefault="00FA18A7" w:rsidP="00FA18A7">
      <w:pPr>
        <w:pStyle w:val="Prrafodelista"/>
        <w:numPr>
          <w:ilvl w:val="0"/>
          <w:numId w:val="45"/>
        </w:numPr>
      </w:pPr>
      <w:r>
        <w:t xml:space="preserve">volver a traducir al español. </w:t>
      </w:r>
    </w:p>
    <w:p w14:paraId="4FC276CD" w14:textId="66421FBB" w:rsidR="007E7BC2" w:rsidRDefault="007E7BC2" w:rsidP="00FA18A7">
      <w:pPr>
        <w:ind w:left="567"/>
      </w:pPr>
      <w:r>
        <w:t xml:space="preserve">Como ejemplo de esto, en el </w:t>
      </w:r>
      <w:hyperlink w:anchor="_Anexo_V:_Generación" w:history="1">
        <w:r w:rsidRPr="008964BF">
          <w:rPr>
            <w:rStyle w:val="Hipervnculo"/>
          </w:rPr>
          <w:t xml:space="preserve">Anexo </w:t>
        </w:r>
        <w:r>
          <w:rPr>
            <w:rStyle w:val="Hipervnculo"/>
          </w:rPr>
          <w:t>E</w:t>
        </w:r>
      </w:hyperlink>
      <w:r>
        <w:t xml:space="preserve"> se muestra el proceso seguido para ampliar</w:t>
      </w:r>
      <w:r w:rsidR="00FC7C4E">
        <w:t xml:space="preserve"> </w:t>
      </w:r>
      <w:r>
        <w:t xml:space="preserve">el vocabulario mediante sinónimos y algunos de los problemas que plantea. </w:t>
      </w:r>
    </w:p>
    <w:p w14:paraId="7254857A" w14:textId="5AC36B54" w:rsidR="007E7BC2" w:rsidRDefault="007E7BC2" w:rsidP="007E7BC2">
      <w:pPr>
        <w:ind w:left="567"/>
      </w:pPr>
      <w:r>
        <w:t>Por esta razón, queremos resaltar que, tal como se expone en §</w:t>
      </w:r>
      <w:hyperlink w:anchor="_Extracción_de_información" w:history="1">
        <w:r>
          <w:rPr>
            <w:rStyle w:val="Hipervnculo"/>
          </w:rPr>
          <w:t>4</w:t>
        </w:r>
        <w:r w:rsidRPr="004C0BA0">
          <w:rPr>
            <w:rStyle w:val="Hipervnculo"/>
          </w:rPr>
          <w:t>.1.3</w:t>
        </w:r>
      </w:hyperlink>
      <w:r>
        <w:t xml:space="preserve"> ha sido necesario entrenar un </w:t>
      </w:r>
      <w:r w:rsidRPr="006F18B1">
        <w:rPr>
          <w:i/>
        </w:rPr>
        <w:t>POS Tagger</w:t>
      </w:r>
      <w:r>
        <w:t xml:space="preserve"> en español utilizando para ello el </w:t>
      </w:r>
      <w:r w:rsidRPr="006F18B1">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rsidRPr="006F18B1">
        <w:t>, v. 1.0</w:t>
      </w:r>
      <w:r>
        <w:rPr>
          <w:noProof/>
        </w:rPr>
        <w:t xml:space="preserve"> </w:t>
      </w:r>
      <w:sdt>
        <w:sdtPr>
          <w:rPr>
            <w:noProof/>
          </w:rPr>
          <w:id w:val="1049118871"/>
          <w:citation/>
        </w:sdtPr>
        <w:sdtContent>
          <w:r w:rsidR="00F24415">
            <w:rPr>
              <w:noProof/>
            </w:rPr>
            <w:fldChar w:fldCharType="begin"/>
          </w:r>
          <w:r w:rsidR="00047F61">
            <w:rPr>
              <w:noProof/>
            </w:rPr>
            <w:instrText xml:space="preserve">CITATION Wik1 \l 3082 </w:instrText>
          </w:r>
          <w:r w:rsidR="00F24415">
            <w:rPr>
              <w:noProof/>
            </w:rPr>
            <w:fldChar w:fldCharType="separate"/>
          </w:r>
          <w:r w:rsidR="00047F61">
            <w:rPr>
              <w:noProof/>
            </w:rPr>
            <w:t>(7)</w:t>
          </w:r>
          <w:r w:rsidR="00F24415">
            <w:rPr>
              <w:noProof/>
            </w:rPr>
            <w:fldChar w:fldCharType="end"/>
          </w:r>
        </w:sdtContent>
      </w:sdt>
      <w:r w:rsidR="00F24415">
        <w:rPr>
          <w:noProof/>
        </w:rPr>
        <w:t xml:space="preserve">. </w:t>
      </w:r>
      <w:r w:rsidR="00245B74">
        <w:t xml:space="preserve">Sin embargo, hemos de señalar que este </w:t>
      </w:r>
      <w:r w:rsidR="00245B74" w:rsidRPr="00245B74">
        <w:rPr>
          <w:i/>
        </w:rPr>
        <w:t>POS- Tagger</w:t>
      </w:r>
      <w:r>
        <w:t xml:space="preserve"> </w:t>
      </w:r>
      <w:r w:rsidR="00245B74">
        <w:t>solo funciona en LINUX.</w:t>
      </w:r>
    </w:p>
    <w:p w14:paraId="2F918A2A" w14:textId="77777777" w:rsidR="007E7BC2" w:rsidRDefault="007E7BC2" w:rsidP="007E7BC2">
      <w:pPr>
        <w:jc w:val="left"/>
      </w:pPr>
    </w:p>
    <w:p w14:paraId="7D6E3602" w14:textId="77777777" w:rsidR="00EB5695" w:rsidRDefault="00EB5695" w:rsidP="007E7BC2">
      <w:pPr>
        <w:jc w:val="left"/>
        <w:sectPr w:rsidR="00EB5695" w:rsidSect="007A221B">
          <w:pgSz w:w="11906" w:h="16838"/>
          <w:pgMar w:top="1417" w:right="1701" w:bottom="1417" w:left="1701" w:header="708" w:footer="708" w:gutter="0"/>
          <w:cols w:space="708"/>
          <w:docGrid w:linePitch="360"/>
        </w:sectPr>
      </w:pPr>
    </w:p>
    <w:p w14:paraId="081AF93E" w14:textId="2DAA4290" w:rsidR="007E7BC2" w:rsidRDefault="007E7BC2" w:rsidP="007E7BC2">
      <w:pPr>
        <w:pStyle w:val="Ttulo1"/>
      </w:pPr>
      <w:bookmarkStart w:id="207" w:name="_Estado_del_arte"/>
      <w:bookmarkStart w:id="208" w:name="_Toc485972203"/>
      <w:bookmarkStart w:id="209" w:name="_Toc486015907"/>
      <w:bookmarkEnd w:id="207"/>
      <w:r>
        <w:lastRenderedPageBreak/>
        <w:t>Estado del arte</w:t>
      </w:r>
      <w:bookmarkEnd w:id="185"/>
      <w:bookmarkEnd w:id="208"/>
      <w:bookmarkEnd w:id="209"/>
    </w:p>
    <w:p w14:paraId="0DD88596" w14:textId="77777777" w:rsidR="007E7BC2" w:rsidRDefault="007E7BC2" w:rsidP="007E7BC2">
      <w:r>
        <w:t>Se trata de un trabajo que persigue</w:t>
      </w:r>
      <w:r w:rsidR="00FC7C4E">
        <w:t xml:space="preserve"> </w:t>
      </w:r>
      <w:r>
        <w:t xml:space="preserve">la </w:t>
      </w:r>
      <w:r w:rsidRPr="00C93175">
        <w:rPr>
          <w:i/>
        </w:rPr>
        <w:t>clasificación</w:t>
      </w:r>
      <w:r>
        <w:t xml:space="preserve"> de una colección de tuits en las categorías:</w:t>
      </w:r>
    </w:p>
    <w:p w14:paraId="46897899" w14:textId="77777777" w:rsidR="007E7BC2" w:rsidRDefault="007E7BC2" w:rsidP="00D82363">
      <w:pPr>
        <w:pStyle w:val="Prrafodelista"/>
        <w:numPr>
          <w:ilvl w:val="0"/>
          <w:numId w:val="7"/>
        </w:numPr>
      </w:pPr>
      <w:r>
        <w:t>Odio</w:t>
      </w:r>
    </w:p>
    <w:p w14:paraId="22E46CC3" w14:textId="0FBF39F4" w:rsidR="007E7BC2" w:rsidRDefault="009C0719" w:rsidP="00D82363">
      <w:pPr>
        <w:pStyle w:val="Prrafodelista"/>
        <w:numPr>
          <w:ilvl w:val="0"/>
          <w:numId w:val="7"/>
        </w:numPr>
      </w:pPr>
      <w:r>
        <w:t>Neutro (</w:t>
      </w:r>
      <w:r w:rsidR="007E7BC2">
        <w:t>No odio</w:t>
      </w:r>
      <w:r>
        <w:t>)</w:t>
      </w:r>
    </w:p>
    <w:p w14:paraId="302D2CE3" w14:textId="1CA4B6D9" w:rsidR="007E7BC2" w:rsidRPr="00C93175" w:rsidRDefault="007E7BC2" w:rsidP="007E7BC2">
      <w:r>
        <w:t xml:space="preserve">Mediante procedimientos de clasificación </w:t>
      </w:r>
      <w:r>
        <w:rPr>
          <w:i/>
        </w:rPr>
        <w:t>supervisada</w:t>
      </w:r>
      <w:r>
        <w:rPr>
          <w:i/>
        </w:rPr>
        <w:fldChar w:fldCharType="begin"/>
      </w:r>
      <w:r>
        <w:instrText xml:space="preserve"> XE “</w:instrText>
      </w:r>
      <w:r w:rsidRPr="002324D7">
        <w:instrText xml:space="preserve">clasificación </w:instrText>
      </w:r>
      <w:r w:rsidRPr="002324D7">
        <w:rPr>
          <w:i/>
        </w:rPr>
        <w:instrText>supervisada:</w:instrText>
      </w:r>
      <w:r>
        <w:instrText>Se parte de un conjunto de clases conocido a priori. Estas clases deben caracterizarse en función del conjunto de variables mediante la medición de las mismas en individuos cuya pertenencia a una de las clases no presente dudas</w:instrText>
      </w:r>
      <w:r w:rsidR="00ED4398">
        <w:instrText>”</w:instrText>
      </w:r>
      <w:r>
        <w:rPr>
          <w:i/>
        </w:rPr>
        <w:fldChar w:fldCharType="end"/>
      </w:r>
      <w:r>
        <w:t xml:space="preserve"> de Aprendizaje Máquina</w:t>
      </w:r>
      <w:r>
        <w:fldChar w:fldCharType="begin"/>
      </w:r>
      <w:r>
        <w:instrText xml:space="preserve"> XE "</w:instrText>
      </w:r>
      <w:r w:rsidRPr="005027D9">
        <w:instrText>Aprendizaje Máquina</w:instrText>
      </w:r>
      <w:r>
        <w:instrText>" \t "</w:instrText>
      </w:r>
      <w:r w:rsidRPr="0048501F">
        <w:rPr>
          <w:rFonts w:ascii="Calibri" w:hAnsi="Calibri"/>
          <w:i/>
        </w:rPr>
        <w:instrText>Véase</w:instrText>
      </w:r>
      <w:r w:rsidRPr="0048501F">
        <w:rPr>
          <w:rFonts w:ascii="Calibri" w:hAnsi="Calibri"/>
        </w:rPr>
        <w:instrText xml:space="preserve">  Aprendizaje Estadístico</w:instrText>
      </w:r>
      <w:r>
        <w:instrText xml:space="preserve">" </w:instrText>
      </w:r>
      <w:r>
        <w:fldChar w:fldCharType="end"/>
      </w:r>
      <w:r>
        <w:fldChar w:fldCharType="begin"/>
      </w:r>
      <w:r>
        <w:instrText xml:space="preserve"> XE “</w:instrText>
      </w:r>
      <w:r w:rsidRPr="00400072">
        <w:instrText>Aprendizaje Máquina</w:instrText>
      </w:r>
      <w:r>
        <w:instrText>” \t “</w:instrText>
      </w:r>
      <w:r w:rsidRPr="00864B57">
        <w:rPr>
          <w:rFonts w:ascii="Calibri" w:hAnsi="Calibri"/>
          <w:i/>
        </w:rPr>
        <w:instrText>Véase</w:instrText>
      </w:r>
      <w:r w:rsidRPr="00864B57">
        <w:rPr>
          <w:rFonts w:ascii="Calibri" w:hAnsi="Calibri"/>
        </w:rPr>
        <w:instrText xml:space="preserve"> Aprendizaje Estadístico</w:instrText>
      </w:r>
      <w:r>
        <w:instrText>”</w:instrText>
      </w:r>
      <w:r>
        <w:fldChar w:fldCharType="end"/>
      </w:r>
      <w:r>
        <w:t>, para lo cual debe procederse a un etiquetado previo de un conjunto de entrenamiento.</w:t>
      </w:r>
    </w:p>
    <w:p w14:paraId="501FD535" w14:textId="77777777" w:rsidR="007E7BC2" w:rsidRDefault="007E7BC2" w:rsidP="007E7BC2">
      <w:r>
        <w:t>El proyecto se mueve, por una parte, en el terreno problemático delos conjuntos no equilibrados, tema sobre el que existe una abundante literatura que se refiere fundamentalmente a:</w:t>
      </w:r>
    </w:p>
    <w:p w14:paraId="70433CCD" w14:textId="14BA4D07" w:rsidR="007E7BC2" w:rsidRDefault="007E7BC2" w:rsidP="00D82363">
      <w:pPr>
        <w:pStyle w:val="Prrafodelista"/>
        <w:numPr>
          <w:ilvl w:val="0"/>
          <w:numId w:val="7"/>
        </w:numPr>
      </w:pPr>
      <w:r>
        <w:t>cómo simplificar el etiquetado de las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fldChar w:fldCharType="end"/>
      </w:r>
      <w:r>
        <w:t xml:space="preserve"> y</w:t>
      </w:r>
    </w:p>
    <w:p w14:paraId="5E80698D" w14:textId="77777777" w:rsidR="007E7BC2" w:rsidRDefault="007E7BC2" w:rsidP="00D82363">
      <w:pPr>
        <w:pStyle w:val="Prrafodelista"/>
        <w:numPr>
          <w:ilvl w:val="0"/>
          <w:numId w:val="7"/>
        </w:numPr>
      </w:pPr>
      <w:r>
        <w:t>cómo paliar los efectos de la asimetría entre clases.</w:t>
      </w:r>
    </w:p>
    <w:p w14:paraId="7F5E2168" w14:textId="3CFF4847" w:rsidR="007E7BC2" w:rsidRDefault="007E7BC2" w:rsidP="007E7BC2">
      <w:pPr>
        <w:rPr>
          <w:i/>
        </w:rPr>
      </w:pPr>
      <w:r>
        <w:t xml:space="preserve">Por otro lado, el proyecto de clasificación de tuits utiliza herramientas del campo del </w:t>
      </w:r>
      <w:r w:rsidRPr="00C064E6">
        <w:rPr>
          <w:i/>
        </w:rPr>
        <w:t>Procesamiento del Lenguaje Natural</w:t>
      </w:r>
      <w:r w:rsidR="00F24415">
        <w:rPr>
          <w:i/>
        </w:rPr>
        <w:t xml:space="preserve"> </w:t>
      </w:r>
      <w:r>
        <w:rPr>
          <w:i/>
        </w:rPr>
        <w:fldChar w:fldCharType="begin"/>
      </w:r>
      <w:r>
        <w:instrText xml:space="preserve"> XE “</w:instrText>
      </w:r>
      <w:r w:rsidRPr="0033426B">
        <w:rPr>
          <w:i/>
        </w:rPr>
        <w:instrText>Procesamiento del Lenguaje Natural:</w:instrText>
      </w:r>
      <w:r w:rsidRPr="0033426B">
        <w:instrText>Campo de las ciencias de la computación, inteligencia artificial y lingüística que estudia las interacciones entre las computadoras y el lenguaje humano</w:instrText>
      </w:r>
      <w:r w:rsidR="00ED4398">
        <w:instrText>”</w:instrText>
      </w:r>
      <w:r>
        <w:rPr>
          <w:i/>
        </w:rPr>
        <w:fldChar w:fldCharType="end"/>
      </w:r>
      <w:r w:rsidRPr="00276275">
        <w:t>(</w:t>
      </w:r>
      <w:r>
        <w:t>PLN</w:t>
      </w:r>
      <w:r w:rsidRPr="00276275">
        <w:t>),rama de la Inteligencia Artificial</w:t>
      </w:r>
      <w:r>
        <w:fldChar w:fldCharType="begin"/>
      </w:r>
      <w:r>
        <w:instrText xml:space="preserve"> XE “</w:instrText>
      </w:r>
      <w:r w:rsidRPr="00D83F99">
        <w:rPr>
          <w:i/>
        </w:rPr>
        <w:instrText>Inteligencia Artificial:</w:instrText>
      </w:r>
      <w:r w:rsidRPr="00D83F99">
        <w:instrText>La Inteligencia Artificial es la ciencia de hacer máquinas que actúan racionalmente</w:instrText>
      </w:r>
      <w:r w:rsidR="00ED4398">
        <w:instrText>”</w:instrText>
      </w:r>
      <w:r>
        <w:fldChar w:fldCharType="end"/>
      </w:r>
      <w:r w:rsidRPr="00276275">
        <w:t xml:space="preserve"> que tiene sus orígenes en los años 50 del pasado siglo cuando aparecieron las primeras computadoras. Su desarrollo ha venido acompasado a</w:t>
      </w:r>
      <w:r w:rsidR="00FC7C4E">
        <w:t xml:space="preserve"> </w:t>
      </w:r>
      <w:r w:rsidRPr="00276275">
        <w:t xml:space="preserve">los avances en la capacidad de cómputo </w:t>
      </w:r>
      <w:r>
        <w:t>(</w:t>
      </w:r>
      <w:r w:rsidRPr="00C064E6">
        <w:rPr>
          <w:i/>
        </w:rPr>
        <w:t>Ley de Moore</w:t>
      </w:r>
      <w:r>
        <w:rPr>
          <w:i/>
        </w:rPr>
        <w:fldChar w:fldCharType="begin"/>
      </w:r>
      <w:r>
        <w:instrText xml:space="preserve"> XE “</w:instrText>
      </w:r>
      <w:r w:rsidRPr="00A50963">
        <w:rPr>
          <w:i/>
        </w:rPr>
        <w:instrText>Ley de Moore:</w:instrText>
      </w:r>
      <w:r>
        <w:instrText xml:space="preserve">La ley de </w:instrText>
      </w:r>
      <w:r w:rsidRPr="00A50963">
        <w:instrText>Moore expresa que aproximadamente cada dos años se du</w:instrText>
      </w:r>
      <w:r>
        <w:instrText xml:space="preserve">plica el número de transistores </w:instrText>
      </w:r>
      <w:r w:rsidRPr="00A50963">
        <w:instrText>en un microprocesador</w:instrText>
      </w:r>
      <w:r w:rsidR="00ED4398">
        <w:instrText>”</w:instrText>
      </w:r>
      <w:r>
        <w:rPr>
          <w:i/>
        </w:rPr>
        <w:fldChar w:fldCharType="end"/>
      </w:r>
      <w:r>
        <w:t xml:space="preserve">) y en los algoritmos de </w:t>
      </w:r>
      <w:r w:rsidRPr="00873C86">
        <w:rPr>
          <w:i/>
        </w:rPr>
        <w:t>aprendizaje estadístico</w:t>
      </w:r>
      <w:r>
        <w:fldChar w:fldCharType="begin"/>
      </w:r>
      <w:r>
        <w:instrText>XE”</w:instrText>
      </w:r>
      <w:r w:rsidRPr="0002642E">
        <w:instrText>aprendizajeestadístico:Rama de la inteligencia artifici</w:instrText>
      </w:r>
      <w:r>
        <w:instrText xml:space="preserve">al cuyo objetivo es desarrollar </w:instrText>
      </w:r>
      <w:r w:rsidRPr="0002642E">
        <w:instrText>técnicas que permitan a las computadoras aprender. Se trata d</w:instrText>
      </w:r>
      <w:r>
        <w:instrText xml:space="preserve">e crear programas capaces </w:instrText>
      </w:r>
      <w:r w:rsidRPr="0002642E">
        <w:instrText>de generalizar comportamientos a partir de una infor</w:instrText>
      </w:r>
      <w:r>
        <w:instrText xml:space="preserve">mación suministrada en forma de </w:instrText>
      </w:r>
      <w:r w:rsidRPr="0002642E">
        <w:instrText>ejemplos</w:instrText>
      </w:r>
      <w:r w:rsidR="00ED4398">
        <w:instrText>”</w:instrText>
      </w:r>
      <w:r>
        <w:fldChar w:fldCharType="end"/>
      </w:r>
      <w:r>
        <w:rPr>
          <w:i/>
        </w:rPr>
        <w:t>.</w:t>
      </w:r>
    </w:p>
    <w:p w14:paraId="59349528" w14:textId="77777777" w:rsidR="007E7BC2" w:rsidRDefault="007E7BC2" w:rsidP="007E7BC2">
      <w:r>
        <w:t xml:space="preserve">Por último, conviene pasar revista a las </w:t>
      </w:r>
      <w:r w:rsidRPr="00C93175">
        <w:rPr>
          <w:i/>
        </w:rPr>
        <w:t>herramientas informáticas</w:t>
      </w:r>
      <w:r>
        <w:t xml:space="preserve"> que facilitan el tratamiento de este tipo de problemas.</w:t>
      </w:r>
    </w:p>
    <w:p w14:paraId="514AFB78" w14:textId="0D26DD06" w:rsidR="007E7BC2" w:rsidRDefault="007E7BC2" w:rsidP="007A221B">
      <w:pPr>
        <w:pStyle w:val="Ttulo2"/>
      </w:pPr>
      <w:bookmarkStart w:id="210" w:name="_Detección_de_lenguaje"/>
      <w:bookmarkStart w:id="211" w:name="_Toc485972204"/>
      <w:bookmarkStart w:id="212" w:name="_Toc486015908"/>
      <w:bookmarkEnd w:id="210"/>
      <w:r>
        <w:t>Detección de lenguaje de odio</w:t>
      </w:r>
      <w:bookmarkEnd w:id="211"/>
      <w:bookmarkEnd w:id="212"/>
      <w:r>
        <w:t xml:space="preserve"> </w:t>
      </w:r>
    </w:p>
    <w:p w14:paraId="449DFF90" w14:textId="56F16FE3" w:rsidR="007E7BC2" w:rsidRDefault="007E7BC2" w:rsidP="007E7BC2">
      <w:pPr>
        <w:ind w:left="567"/>
      </w:pPr>
      <w:r>
        <w:t xml:space="preserve">Los intentos de aplicación de la inteligencia artificial a la detección de lenguaje de odio, son relativamente recientes y pueden seguirse </w:t>
      </w:r>
      <w:r w:rsidR="00FC7C4E">
        <w:t>en</w:t>
      </w:r>
      <w:r w:rsidR="00F24415">
        <w:t xml:space="preserve"> </w:t>
      </w:r>
      <w:sdt>
        <w:sdtPr>
          <w:id w:val="-1687057507"/>
          <w:citation/>
        </w:sdtPr>
        <w:sdtContent>
          <w:r w:rsidR="00F24415">
            <w:fldChar w:fldCharType="begin"/>
          </w:r>
          <w:r w:rsidR="00F24415">
            <w:instrText xml:space="preserve"> CITATION Yin11 \l 3082 </w:instrText>
          </w:r>
          <w:r w:rsidR="00F24415">
            <w:fldChar w:fldCharType="separate"/>
          </w:r>
          <w:r w:rsidR="00F24415">
            <w:rPr>
              <w:noProof/>
            </w:rPr>
            <w:t>(8)</w:t>
          </w:r>
          <w:r w:rsidR="00F24415">
            <w:fldChar w:fldCharType="end"/>
          </w:r>
        </w:sdtContent>
      </w:sdt>
      <w:r w:rsidR="00F24415">
        <w:t xml:space="preserve"> y</w:t>
      </w:r>
      <w:r w:rsidR="00FC7C4E">
        <w:rPr>
          <w:noProof/>
        </w:rPr>
        <w:t xml:space="preserve"> </w:t>
      </w:r>
      <w:sdt>
        <w:sdtPr>
          <w:rPr>
            <w:noProof/>
          </w:rPr>
          <w:id w:val="-1490947816"/>
          <w:citation/>
        </w:sdtPr>
        <w:sdtContent>
          <w:r w:rsidR="00F24415">
            <w:rPr>
              <w:noProof/>
            </w:rPr>
            <w:fldChar w:fldCharType="begin"/>
          </w:r>
          <w:r w:rsidR="00F24415">
            <w:rPr>
              <w:noProof/>
            </w:rPr>
            <w:instrText xml:space="preserve"> CITATION Wil12 \l 3082 </w:instrText>
          </w:r>
          <w:r w:rsidR="00F24415">
            <w:rPr>
              <w:noProof/>
            </w:rPr>
            <w:fldChar w:fldCharType="separate"/>
          </w:r>
          <w:r w:rsidR="00F24415">
            <w:rPr>
              <w:noProof/>
            </w:rPr>
            <w:t>(9)</w:t>
          </w:r>
          <w:r w:rsidR="00F24415">
            <w:rPr>
              <w:noProof/>
            </w:rPr>
            <w:fldChar w:fldCharType="end"/>
          </w:r>
        </w:sdtContent>
      </w:sdt>
      <w:r w:rsidR="00F24415">
        <w:rPr>
          <w:noProof/>
        </w:rPr>
        <w:t>.</w:t>
      </w:r>
    </w:p>
    <w:p w14:paraId="7C621066" w14:textId="77777777" w:rsidR="007E7BC2" w:rsidRDefault="007E7BC2" w:rsidP="007E7BC2">
      <w:pPr>
        <w:ind w:left="567"/>
      </w:pPr>
      <w:r>
        <w:t>Dos interesantes</w:t>
      </w:r>
      <w:r w:rsidR="00FC7C4E">
        <w:t xml:space="preserve"> </w:t>
      </w:r>
      <w:r>
        <w:t>situaciones que se repiten son:</w:t>
      </w:r>
    </w:p>
    <w:p w14:paraId="591C1822" w14:textId="77777777" w:rsidR="007E7BC2" w:rsidRDefault="007E7BC2" w:rsidP="00D82363">
      <w:pPr>
        <w:pStyle w:val="Prrafodelista"/>
        <w:numPr>
          <w:ilvl w:val="0"/>
          <w:numId w:val="19"/>
        </w:numPr>
      </w:pPr>
      <w:r>
        <w:t xml:space="preserve">Relacionar el mensaje con la fuente de manera que se detecten más mensajes de odio. </w:t>
      </w:r>
    </w:p>
    <w:p w14:paraId="25D6AC97" w14:textId="77777777" w:rsidR="007E7BC2" w:rsidRDefault="007E7BC2" w:rsidP="00D82363">
      <w:pPr>
        <w:pStyle w:val="Prrafodelista"/>
        <w:numPr>
          <w:ilvl w:val="0"/>
          <w:numId w:val="19"/>
        </w:numPr>
      </w:pPr>
      <w:r>
        <w:t>El etiquetado siempre se hace sobre un conjunto de mensajes bien</w:t>
      </w:r>
    </w:p>
    <w:p w14:paraId="37A7E756" w14:textId="77777777" w:rsidR="007E7BC2" w:rsidRDefault="007E7BC2" w:rsidP="00D82363">
      <w:pPr>
        <w:pStyle w:val="Prrafodelista"/>
        <w:numPr>
          <w:ilvl w:val="1"/>
          <w:numId w:val="19"/>
        </w:numPr>
      </w:pPr>
      <w:r>
        <w:t>de fuentes preseleccionadas (las de la etapa anterior), bien</w:t>
      </w:r>
    </w:p>
    <w:p w14:paraId="3F6296D9" w14:textId="77777777" w:rsidR="007E7BC2" w:rsidRDefault="007E7BC2" w:rsidP="00D82363">
      <w:pPr>
        <w:pStyle w:val="Prrafodelista"/>
        <w:numPr>
          <w:ilvl w:val="1"/>
          <w:numId w:val="19"/>
        </w:numPr>
      </w:pPr>
      <w:r>
        <w:t>de mensajes prefiltrados.</w:t>
      </w:r>
    </w:p>
    <w:p w14:paraId="4441DD0C" w14:textId="77777777" w:rsidR="007E7BC2" w:rsidRPr="00FD5A0A" w:rsidRDefault="007E7BC2" w:rsidP="007E7BC2">
      <w:pPr>
        <w:ind w:left="567"/>
      </w:pPr>
      <w:r>
        <w:t>Ya que, obteniendo una muestra aleatoria simple, resultaría prácticamente imposible el etiquetado.</w:t>
      </w:r>
    </w:p>
    <w:p w14:paraId="2DC9E383" w14:textId="617C5937" w:rsidR="007E7BC2" w:rsidRDefault="007E7BC2" w:rsidP="007A221B">
      <w:pPr>
        <w:pStyle w:val="Ttulo2"/>
      </w:pPr>
      <w:bookmarkStart w:id="213" w:name="_Toc485972205"/>
      <w:bookmarkStart w:id="214" w:name="_Toc486015909"/>
      <w:r>
        <w:t>Selección de instancias</w:t>
      </w:r>
      <w:bookmarkEnd w:id="213"/>
      <w:bookmarkEnd w:id="214"/>
    </w:p>
    <w:p w14:paraId="3529DD60" w14:textId="02D614E8" w:rsidR="007E7BC2" w:rsidRDefault="007E7BC2" w:rsidP="009C0719">
      <w:pPr>
        <w:ind w:left="567"/>
      </w:pPr>
      <w:r>
        <w:t xml:space="preserve">Como hemos dicho, el </w:t>
      </w:r>
      <w:r w:rsidRPr="00072A5D">
        <w:rPr>
          <w:i/>
        </w:rPr>
        <w:t>corpus</w:t>
      </w:r>
      <w:r>
        <w:rPr>
          <w:i/>
        </w:rPr>
        <w:fldChar w:fldCharType="begin"/>
      </w:r>
      <w:r>
        <w:instrText xml:space="preserve"> XE “</w:instrText>
      </w:r>
      <w:r w:rsidRPr="001C3A92">
        <w:rPr>
          <w:i/>
        </w:rPr>
        <w:instrText>corpus:</w:instrText>
      </w:r>
      <w:r w:rsidRPr="001C3A92">
        <w:instrText>En</w:instrText>
      </w:r>
      <w:r>
        <w:instrText>NLP</w:instrText>
      </w:r>
      <w:r w:rsidRPr="001C3A92">
        <w:instrText>, colección de documentos</w:instrText>
      </w:r>
      <w:r w:rsidR="00ED4398">
        <w:instrText>”</w:instrText>
      </w:r>
      <w:r>
        <w:rPr>
          <w:i/>
        </w:rPr>
        <w:fldChar w:fldCharType="end"/>
      </w:r>
      <w:r>
        <w:t xml:space="preserve"> de tuits es un conjunto en el que la clase de tuits de odio es muy minoritaria respecto a la de tuits neutros. Este problema –junto con el de selección de instancias y desequilibrio de clases – ha sido estudiado desde muchos puntos de vista y </w:t>
      </w:r>
      <w:r w:rsidRPr="00635420">
        <w:t>T. Borovicka et al.</w:t>
      </w:r>
      <w:r w:rsidR="00FC7C4E">
        <w:t xml:space="preserve"> </w:t>
      </w:r>
      <w:sdt>
        <w:sdtPr>
          <w:id w:val="-669020698"/>
          <w:citation/>
        </w:sdtPr>
        <w:sdtContent>
          <w:r w:rsidR="00F24415">
            <w:fldChar w:fldCharType="begin"/>
          </w:r>
          <w:r w:rsidR="008D74E5">
            <w:rPr>
              <w:noProof/>
            </w:rPr>
            <w:instrText xml:space="preserve">CITATION Tom121 \l 3082 </w:instrText>
          </w:r>
          <w:r w:rsidR="00F24415">
            <w:fldChar w:fldCharType="separate"/>
          </w:r>
          <w:r w:rsidR="008D74E5">
            <w:rPr>
              <w:noProof/>
            </w:rPr>
            <w:t>(10)</w:t>
          </w:r>
          <w:r w:rsidR="00F24415">
            <w:fldChar w:fldCharType="end"/>
          </w:r>
        </w:sdtContent>
      </w:sdt>
      <w:r w:rsidR="009A4419">
        <w:t xml:space="preserve"> </w:t>
      </w:r>
      <w:r>
        <w:t xml:space="preserve">proporciona un resumen de los procedimientos desarrollados para seleccionar conjuntos de entrenamiento </w:t>
      </w:r>
      <w:r w:rsidRPr="001B1E2C">
        <w:rPr>
          <w:i/>
        </w:rPr>
        <w:t>equilibrado</w:t>
      </w:r>
      <w:r>
        <w:t xml:space="preserve"> en los casos en que existen grandes desequilibrios entre las clases de clasificación que básicamente son de tres tipos:</w:t>
      </w:r>
    </w:p>
    <w:p w14:paraId="221E7BFA" w14:textId="77777777" w:rsidR="007E7BC2" w:rsidRDefault="007E7BC2" w:rsidP="009C0719">
      <w:pPr>
        <w:pStyle w:val="Prrafodelista"/>
        <w:numPr>
          <w:ilvl w:val="0"/>
          <w:numId w:val="15"/>
        </w:numPr>
      </w:pPr>
      <w:r>
        <w:t xml:space="preserve">A nivel de datos </w:t>
      </w:r>
    </w:p>
    <w:p w14:paraId="0686DFF8" w14:textId="77777777" w:rsidR="007E7BC2" w:rsidRDefault="007E7BC2" w:rsidP="009C0719">
      <w:pPr>
        <w:pStyle w:val="Prrafodelista"/>
        <w:numPr>
          <w:ilvl w:val="0"/>
          <w:numId w:val="15"/>
        </w:numPr>
      </w:pPr>
      <w:r>
        <w:t>A nivel de algoritmo y</w:t>
      </w:r>
    </w:p>
    <w:p w14:paraId="7F4ADEC5" w14:textId="77777777" w:rsidR="007E7BC2" w:rsidRDefault="007E7BC2" w:rsidP="009C0719">
      <w:pPr>
        <w:pStyle w:val="Prrafodelista"/>
        <w:numPr>
          <w:ilvl w:val="0"/>
          <w:numId w:val="15"/>
        </w:numPr>
      </w:pPr>
      <w:r>
        <w:t>Conjuntos</w:t>
      </w:r>
    </w:p>
    <w:p w14:paraId="765115D0" w14:textId="77777777" w:rsidR="007E7BC2" w:rsidRDefault="007E7BC2" w:rsidP="009C0719">
      <w:pPr>
        <w:ind w:left="567"/>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1FBEBC48" w14:textId="492C83DD" w:rsidR="007E7BC2" w:rsidRDefault="007E7BC2" w:rsidP="009C0719">
      <w:pPr>
        <w:ind w:left="567"/>
      </w:pPr>
      <w:r>
        <w:lastRenderedPageBreak/>
        <w:t xml:space="preserve">La fase inicial de </w:t>
      </w:r>
      <w:r w:rsidRPr="004E0511">
        <w:rPr>
          <w:i/>
        </w:rPr>
        <w:t>selección de instancias</w:t>
      </w:r>
      <w:r w:rsidR="00FC7C4E">
        <w:rPr>
          <w:i/>
        </w:rPr>
        <w:t xml:space="preserve"> </w:t>
      </w:r>
      <w:r>
        <w:t>es un proceso de reducir el conjunto de datos original.</w:t>
      </w:r>
    </w:p>
    <w:p w14:paraId="7349E966" w14:textId="77777777" w:rsidR="007E7BC2" w:rsidRDefault="007E7BC2" w:rsidP="009C0719">
      <w:pPr>
        <w:ind w:left="567"/>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muestra </w:t>
      </w:r>
      <w:r>
        <w:t xml:space="preserve">S que sobre la población </w:t>
      </w:r>
      <w:r>
        <w:rPr>
          <w:rFonts w:ascii="Informal Roman" w:hAnsi="Informal Roman"/>
        </w:rPr>
        <w:t>W.</w:t>
      </w:r>
    </w:p>
    <w:p w14:paraId="758BE6B0" w14:textId="631B10AC" w:rsidR="007E7BC2" w:rsidRDefault="007E7BC2" w:rsidP="007E7BC2">
      <w:pPr>
        <w:pStyle w:val="Epgrafe"/>
        <w:rPr>
          <w:rFonts w:ascii="Informal Roman" w:hAnsi="Informal Roman"/>
        </w:rPr>
      </w:pPr>
      <w:bookmarkStart w:id="215" w:name="OLE_LINK3"/>
      <w:bookmarkStart w:id="216" w:name="OLE_LINK4"/>
      <w:bookmarkStart w:id="217" w:name="_Ref481737169"/>
      <w:bookmarkStart w:id="218" w:name="_Ref481737177"/>
      <w:r w:rsidRPr="00875625">
        <w:rPr>
          <w:rFonts w:ascii="Angsana New" w:hAnsi="Angsana New" w:cs="Angsana New"/>
          <w:sz w:val="24"/>
        </w:rPr>
        <w:t>P(M</w:t>
      </w:r>
      <w:r w:rsidRPr="00875625">
        <w:rPr>
          <w:rFonts w:ascii="Angsana New" w:hAnsi="Angsana New" w:cs="Angsana New"/>
          <w:sz w:val="24"/>
          <w:vertAlign w:val="subscript"/>
        </w:rPr>
        <w:t>s</w:t>
      </w:r>
      <w:r w:rsidRPr="00875625">
        <w:rPr>
          <w:rFonts w:ascii="Angsana New" w:hAnsi="Angsana New" w:cs="Angsana New"/>
          <w:sz w:val="24"/>
        </w:rPr>
        <w:t>)</w:t>
      </w:r>
      <w:bookmarkEnd w:id="215"/>
      <w:bookmarkEnd w:id="216"/>
      <w:r w:rsidRPr="00875625">
        <w:rPr>
          <w:sz w:val="24"/>
        </w:rPr>
        <w:t>≈</w:t>
      </w:r>
      <w:r w:rsidRPr="00875625">
        <w:rPr>
          <w:rFonts w:ascii="Angsana New" w:hAnsi="Angsana New" w:cs="Angsana New"/>
          <w:sz w:val="24"/>
        </w:rPr>
        <w:t>P(M</w:t>
      </w:r>
      <w:r w:rsidRPr="00875625">
        <w:rPr>
          <w:rFonts w:ascii="Angsana New" w:hAnsi="Angsana New" w:cs="Angsana New"/>
          <w:sz w:val="24"/>
          <w:vertAlign w:val="subscript"/>
        </w:rPr>
        <w:t>w</w:t>
      </w:r>
      <w:r w:rsidRPr="00875625">
        <w:rPr>
          <w:rFonts w:ascii="Angsana New" w:hAnsi="Angsana New" w:cs="Angsana New"/>
          <w:sz w:val="24"/>
        </w:rPr>
        <w:t>)</w:t>
      </w:r>
      <w:bookmarkEnd w:id="217"/>
      <w:r w:rsidR="007F2777">
        <w:rPr>
          <w:rFonts w:ascii="Angsana New" w:hAnsi="Angsana New" w:cs="Angsana New"/>
          <w:sz w:val="24"/>
        </w:rPr>
        <w:t xml:space="preserve">  </w:t>
      </w:r>
      <w:r w:rsidR="009A4419">
        <w:rPr>
          <w:rFonts w:ascii="Angsana New" w:hAnsi="Angsana New" w:cs="Angsana New"/>
          <w:sz w:val="24"/>
        </w:rPr>
        <w:t xml:space="preserve"> </w:t>
      </w:r>
      <w:r>
        <w:t>Ec. (2</w:t>
      </w:r>
      <w:r>
        <w:noBreakHyphen/>
      </w:r>
      <w:fldSimple w:instr=" SEQ Ec._( \* ARABIC \s 1 ">
        <w:r w:rsidR="00325219">
          <w:rPr>
            <w:noProof/>
          </w:rPr>
          <w:t>1</w:t>
        </w:r>
      </w:fldSimple>
      <w:r>
        <w:t>)</w:t>
      </w:r>
      <w:bookmarkEnd w:id="218"/>
    </w:p>
    <w:p w14:paraId="131DD8DD" w14:textId="2463C642" w:rsidR="007E7BC2" w:rsidRDefault="007E7BC2" w:rsidP="009C0719">
      <w:pPr>
        <w:ind w:left="567"/>
      </w:pPr>
      <w:r>
        <w:t>El método clásico de obtención de muestras se basa en las técnicas de muestreo (aleatorio simple, estratificado, adaptativo,</w:t>
      </w:r>
      <w:r w:rsidR="007F2777">
        <w:t xml:space="preserve"> </w:t>
      </w:r>
      <w:r>
        <w:t>…)</w:t>
      </w:r>
    </w:p>
    <w:p w14:paraId="7B15518D" w14:textId="7E4CB656" w:rsidR="007E7BC2" w:rsidRPr="00E74F8A" w:rsidRDefault="007E7BC2" w:rsidP="009C0719">
      <w:pPr>
        <w:ind w:left="567"/>
      </w:pPr>
      <w:r w:rsidRPr="00E74F8A">
        <w:t xml:space="preserve">Con frecuencia, </w:t>
      </w:r>
      <w:r>
        <w:t xml:space="preserve">la muestra puede reducirse para generar un </w:t>
      </w:r>
      <w:r w:rsidRPr="005421C1">
        <w:rPr>
          <w:i/>
        </w:rPr>
        <w:t>conjunto de entrenamiento</w:t>
      </w:r>
      <w:r>
        <w:t xml:space="preserve"> más </w:t>
      </w:r>
      <w:r w:rsidR="00FC7C4E">
        <w:t>manejable</w:t>
      </w:r>
      <w:r w:rsidR="00FC7C4E">
        <w:rPr>
          <w:noProof/>
        </w:rPr>
        <w:t xml:space="preserve"> </w:t>
      </w:r>
      <w:sdt>
        <w:sdtPr>
          <w:rPr>
            <w:noProof/>
          </w:rPr>
          <w:id w:val="-386103920"/>
          <w:citation/>
        </w:sdtPr>
        <w:sdtContent>
          <w:r w:rsidR="009A4419">
            <w:rPr>
              <w:noProof/>
            </w:rPr>
            <w:fldChar w:fldCharType="begin"/>
          </w:r>
          <w:r w:rsidR="009A4419">
            <w:rPr>
              <w:noProof/>
            </w:rPr>
            <w:instrText xml:space="preserve">CITATION JAr10 \l 3082 </w:instrText>
          </w:r>
          <w:r w:rsidR="009A4419">
            <w:rPr>
              <w:noProof/>
            </w:rPr>
            <w:fldChar w:fldCharType="separate"/>
          </w:r>
          <w:r w:rsidR="009A4419">
            <w:rPr>
              <w:noProof/>
            </w:rPr>
            <w:t>(11)</w:t>
          </w:r>
          <w:r w:rsidR="009A4419">
            <w:rPr>
              <w:noProof/>
            </w:rPr>
            <w:fldChar w:fldCharType="end"/>
          </w:r>
        </w:sdtContent>
      </w:sdt>
      <w:r w:rsidR="009A4419">
        <w:rPr>
          <w:noProof/>
        </w:rPr>
        <w:t>.</w:t>
      </w:r>
    </w:p>
    <w:p w14:paraId="7BE6820F" w14:textId="09951783" w:rsidR="007E7BC2" w:rsidRDefault="008D1426" w:rsidP="007E7BC2">
      <w:pPr>
        <w:pStyle w:val="Epgrafe"/>
        <w:ind w:left="567"/>
      </w:pPr>
      <w:r w:rsidRPr="007E7BC2">
        <w:rPr>
          <w:rFonts w:ascii="Informal Roman" w:hAnsi="Informal Roman"/>
          <w:noProof/>
          <w:lang w:eastAsia="ja-JP"/>
        </w:rPr>
        <w:drawing>
          <wp:inline distT="0" distB="0" distL="0" distR="0" wp14:anchorId="558C896C" wp14:editId="2CE5DE7C">
            <wp:extent cx="3975735" cy="1343660"/>
            <wp:effectExtent l="0" t="0" r="5715" b="8890"/>
            <wp:docPr id="29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5735" cy="1343660"/>
                    </a:xfrm>
                    <a:prstGeom prst="rect">
                      <a:avLst/>
                    </a:prstGeom>
                    <a:noFill/>
                    <a:ln>
                      <a:noFill/>
                    </a:ln>
                  </pic:spPr>
                </pic:pic>
              </a:graphicData>
            </a:graphic>
          </wp:inline>
        </w:drawing>
      </w:r>
    </w:p>
    <w:p w14:paraId="551872C2" w14:textId="53B6199B" w:rsidR="007E7BC2" w:rsidRPr="00EA1C37" w:rsidRDefault="007E7BC2" w:rsidP="007E7BC2">
      <w:pPr>
        <w:pStyle w:val="Epgrafe"/>
        <w:ind w:left="567"/>
        <w:rPr>
          <w:rFonts w:ascii="Informal Roman" w:hAnsi="Informal Roman"/>
        </w:rPr>
      </w:pPr>
      <w:r>
        <w:t>Figura</w:t>
      </w:r>
      <w:fldSimple w:instr=" STYLEREF 1 \s ">
        <w:r w:rsidR="00325219">
          <w:rPr>
            <w:noProof/>
          </w:rPr>
          <w:t>2</w:t>
        </w:r>
      </w:fldSimple>
      <w:r>
        <w:noBreakHyphen/>
      </w:r>
      <w:fldSimple w:instr=" SEQ Fig. \* ARABIC \s 1 ">
        <w:r w:rsidR="00325219">
          <w:rPr>
            <w:noProof/>
          </w:rPr>
          <w:t>1</w:t>
        </w:r>
      </w:fldSimple>
      <w:r>
        <w:t xml:space="preserve">: </w:t>
      </w:r>
      <w:r w:rsidRPr="00D76485">
        <w:t>Selección de Instancias</w:t>
      </w:r>
    </w:p>
    <w:p w14:paraId="25F75951" w14:textId="77777777" w:rsidR="007E7BC2" w:rsidRDefault="007E7BC2" w:rsidP="009C0719">
      <w:pPr>
        <w:ind w:left="567"/>
      </w:pPr>
      <w:r>
        <w:t xml:space="preserve">Esto </w:t>
      </w:r>
      <w:r w:rsidR="00FC7C4E">
        <w:t>puede hacerse</w:t>
      </w:r>
      <w:r>
        <w:t xml:space="preserve"> utilizando algún tipo de algoritmo de </w:t>
      </w:r>
      <w:r w:rsidRPr="00635420">
        <w:rPr>
          <w:i/>
        </w:rPr>
        <w:t>selección</w:t>
      </w:r>
      <w:r>
        <w:t xml:space="preserve"> de instancias bien relacionado con </w:t>
      </w:r>
    </w:p>
    <w:p w14:paraId="1D2A2DED" w14:textId="77777777" w:rsidR="007E7BC2" w:rsidRDefault="007E7BC2" w:rsidP="009C0719">
      <w:pPr>
        <w:pStyle w:val="Prrafodelista"/>
        <w:numPr>
          <w:ilvl w:val="0"/>
          <w:numId w:val="18"/>
        </w:numPr>
      </w:pPr>
      <w:r>
        <w:t>el rendimiento de algún algoritmo de clasificación (</w:t>
      </w:r>
      <w:r w:rsidRPr="00313B75">
        <w:rPr>
          <w:i/>
        </w:rPr>
        <w:t>wrapper methods</w:t>
      </w:r>
      <w:r>
        <w:t xml:space="preserve">) o con </w:t>
      </w:r>
    </w:p>
    <w:p w14:paraId="7630AB18" w14:textId="77777777" w:rsidR="007E7BC2" w:rsidRDefault="007E7BC2" w:rsidP="009C0719">
      <w:pPr>
        <w:pStyle w:val="Prrafodelista"/>
        <w:numPr>
          <w:ilvl w:val="0"/>
          <w:numId w:val="18"/>
        </w:numPr>
      </w:pPr>
      <w:r>
        <w:t>el vector de atributos de la instanciación independencia del algoritmo utilizado (</w:t>
      </w:r>
      <w:r w:rsidRPr="00313B75">
        <w:rPr>
          <w:i/>
        </w:rPr>
        <w:t>filter methods</w:t>
      </w:r>
      <w:r>
        <w:t>)</w:t>
      </w:r>
    </w:p>
    <w:p w14:paraId="4420BB4B" w14:textId="69D3E40C" w:rsidR="007E7BC2" w:rsidRDefault="008D1426" w:rsidP="007E7BC2">
      <w:pPr>
        <w:jc w:val="center"/>
      </w:pPr>
      <w:r w:rsidRPr="00FB2127">
        <w:rPr>
          <w:noProof/>
          <w:lang w:eastAsia="ja-JP"/>
        </w:rPr>
        <w:drawing>
          <wp:inline distT="0" distB="0" distL="0" distR="0" wp14:anchorId="0B80D918" wp14:editId="7EC5156D">
            <wp:extent cx="3084830" cy="2305685"/>
            <wp:effectExtent l="0" t="0" r="1270" b="0"/>
            <wp:docPr id="294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4830" cy="2305685"/>
                    </a:xfrm>
                    <a:prstGeom prst="rect">
                      <a:avLst/>
                    </a:prstGeom>
                    <a:noFill/>
                    <a:ln>
                      <a:noFill/>
                    </a:ln>
                  </pic:spPr>
                </pic:pic>
              </a:graphicData>
            </a:graphic>
          </wp:inline>
        </w:drawing>
      </w:r>
    </w:p>
    <w:p w14:paraId="36BE0496" w14:textId="2F1C7FFF" w:rsidR="007E7BC2" w:rsidRDefault="007E7BC2" w:rsidP="007E7BC2">
      <w:pPr>
        <w:pStyle w:val="Epgrafe"/>
      </w:pPr>
      <w:r>
        <w:t>Figura</w:t>
      </w:r>
      <w:fldSimple w:instr=" STYLEREF 1 \s ">
        <w:r w:rsidR="00325219">
          <w:rPr>
            <w:noProof/>
          </w:rPr>
          <w:t>2</w:t>
        </w:r>
      </w:fldSimple>
      <w:r>
        <w:noBreakHyphen/>
      </w:r>
      <w:fldSimple w:instr=" SEQ Fig. \* ARABIC \s 1 ">
        <w:r w:rsidR="00325219">
          <w:rPr>
            <w:noProof/>
          </w:rPr>
          <w:t>2</w:t>
        </w:r>
      </w:fldSimple>
      <w:r>
        <w:t>: Procedimientos de Selección de Instancias</w:t>
      </w:r>
    </w:p>
    <w:p w14:paraId="32C2CE40" w14:textId="77777777" w:rsidR="007E7BC2" w:rsidRDefault="007E7BC2" w:rsidP="009C0719">
      <w:pPr>
        <w:ind w:left="567"/>
      </w:pPr>
      <w:r>
        <w:t>Los enfoques del primer tipo (</w:t>
      </w:r>
      <w:r w:rsidRPr="00CF05CC">
        <w:rPr>
          <w:i/>
        </w:rPr>
        <w:t>wrapper</w:t>
      </w:r>
      <w:r>
        <w:t xml:space="preserve">) subrayan el aspecto de minería de datos del problema ejecutando un algoritmo específico de tal campo para disparar la selección de instancias, p.e.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66F4C55" w14:textId="77777777" w:rsidR="007E7BC2" w:rsidRDefault="007E7BC2" w:rsidP="009C0719">
      <w:pPr>
        <w:ind w:left="567"/>
      </w:pPr>
      <w:r>
        <w:t>Los enfoques del tipo filtro, son más simples e independientes del algoritmo de clasificación.</w:t>
      </w:r>
    </w:p>
    <w:p w14:paraId="26D045FA" w14:textId="524B3BB1" w:rsidR="007E7BC2" w:rsidRDefault="007E7BC2" w:rsidP="007A221B">
      <w:pPr>
        <w:pStyle w:val="Ttulo2"/>
      </w:pPr>
      <w:bookmarkStart w:id="219" w:name="_Clases_con_probabilidades"/>
      <w:bookmarkStart w:id="220" w:name="_Ref481738465"/>
      <w:bookmarkStart w:id="221" w:name="_Toc485972206"/>
      <w:bookmarkStart w:id="222" w:name="_Toc486015910"/>
      <w:bookmarkEnd w:id="219"/>
      <w:r>
        <w:t xml:space="preserve">Clases con probabilidades </w:t>
      </w:r>
      <w:r w:rsidRPr="00860401">
        <w:t>a priori</w:t>
      </w:r>
      <w:r>
        <w:t xml:space="preserve"> no equilibradas</w:t>
      </w:r>
      <w:bookmarkEnd w:id="220"/>
      <w:bookmarkEnd w:id="221"/>
      <w:bookmarkEnd w:id="222"/>
    </w:p>
    <w:p w14:paraId="1F194D48" w14:textId="77777777" w:rsidR="007E7BC2" w:rsidRDefault="007E7BC2" w:rsidP="007E7BC2">
      <w:pPr>
        <w:ind w:left="567"/>
      </w:pPr>
      <w:r>
        <w:t>Hemos mencionado en §</w:t>
      </w:r>
      <w:hyperlink w:anchor="_Desequilibrio_de_clases," w:history="1">
        <w:r>
          <w:rPr>
            <w:rStyle w:val="Hipervnculo"/>
          </w:rPr>
          <w:t>1</w:t>
        </w:r>
        <w:r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28B6853F" w14:textId="060F8A37" w:rsidR="007E7BC2" w:rsidRDefault="007E7BC2" w:rsidP="007E7BC2">
      <w:pPr>
        <w:ind w:left="567"/>
      </w:pPr>
      <w:r>
        <w:t>P.e. si estamos realizando un experimento para el diagnóstico de alguna enfermedad cuya tasa de prevalencia es</w:t>
      </w:r>
      <w:r>
        <w:fldChar w:fldCharType="begin"/>
      </w:r>
      <w:r>
        <w:instrText xml:space="preserve"> XE “</w:instrText>
      </w:r>
      <w:r w:rsidRPr="003930A1">
        <w:instrText>tasa de prevalencia:Número de personas que padecen de una enfermedad determinada en un punto determinado de tiempo por cada 1.000 habitantes</w:instrText>
      </w:r>
      <w:r w:rsidR="00ED4398">
        <w:instrText>”</w:instrText>
      </w:r>
      <w:r>
        <w:fldChar w:fldCharType="end"/>
      </w:r>
      <w:r>
        <w:t xml:space="preserve"> del 1‰ no elegiremos un conjunto de entrenamiento de 1 enfermo y 999 individuos sanos, sino un conjunto 50%-50%, donde los sanos constituyen el grupo de control</w:t>
      </w:r>
      <w:r>
        <w:fldChar w:fldCharType="begin"/>
      </w:r>
      <w:r>
        <w:instrText xml:space="preserve"> XE “</w:instrText>
      </w:r>
      <w:r w:rsidRPr="005A42A1">
        <w:instrText>grupo de control:Grupo al que no se aplica el factor que se prueba en diseño de experimentos</w:instrText>
      </w:r>
      <w:r w:rsidR="00ED4398">
        <w:instrText>”</w:instrText>
      </w:r>
      <w:r>
        <w:fldChar w:fldCharType="end"/>
      </w:r>
      <w:r>
        <w:t xml:space="preserve"> y los enfermos el experimental, lo que modifica las probabilidades a priori de cada clase en el conjunto de entrenamiento e introduce sesgo en el clasificador</w:t>
      </w:r>
      <w:r>
        <w:fldChar w:fldCharType="begin"/>
      </w:r>
      <w:r>
        <w:instrText xml:space="preserve"> XE “</w:instrText>
      </w:r>
      <w:r w:rsidRPr="005720F1">
        <w:instrText>grupo experimental:Grupo al que se aplica el factor que se prueba en diseño de experimentos</w:instrText>
      </w:r>
      <w:r w:rsidR="00ED4398">
        <w:instrText>”</w:instrText>
      </w:r>
      <w:r>
        <w:fldChar w:fldCharType="end"/>
      </w:r>
      <w:r>
        <w:t>.</w:t>
      </w:r>
    </w:p>
    <w:p w14:paraId="7D227D4D" w14:textId="36602D2D" w:rsidR="007E7BC2" w:rsidRDefault="007E7BC2" w:rsidP="007E7BC2">
      <w:pPr>
        <w:ind w:left="567"/>
      </w:pPr>
      <w:r>
        <w:t xml:space="preserve">En </w:t>
      </w:r>
      <w:sdt>
        <w:sdtPr>
          <w:id w:val="-794449295"/>
          <w:citation/>
        </w:sdtPr>
        <w:sdtContent>
          <w:r w:rsidR="009A4419">
            <w:fldChar w:fldCharType="begin"/>
          </w:r>
          <w:r w:rsidR="008D74E5">
            <w:instrText xml:space="preserve">CITATION Tom121 \l 3082 </w:instrText>
          </w:r>
          <w:r w:rsidR="009A4419">
            <w:fldChar w:fldCharType="separate"/>
          </w:r>
          <w:r w:rsidR="008D74E5">
            <w:rPr>
              <w:noProof/>
            </w:rPr>
            <w:t>(10)</w:t>
          </w:r>
          <w:r w:rsidR="009A4419">
            <w:fldChar w:fldCharType="end"/>
          </w:r>
        </w:sdtContent>
      </w:sdt>
      <w:r w:rsidR="009A4419">
        <w:t xml:space="preserve"> </w:t>
      </w:r>
      <w:r>
        <w:t>se hace referencia a los siguientes grupos de métodos para vencer este problema:</w:t>
      </w:r>
    </w:p>
    <w:p w14:paraId="2F2DF4C0" w14:textId="77777777" w:rsidR="007E7BC2" w:rsidRDefault="007E7BC2" w:rsidP="00D82363">
      <w:pPr>
        <w:pStyle w:val="Prrafodelista"/>
        <w:numPr>
          <w:ilvl w:val="0"/>
          <w:numId w:val="20"/>
        </w:numPr>
      </w:pPr>
      <w:r>
        <w:t xml:space="preserve">Métodos de </w:t>
      </w:r>
      <w:r w:rsidRPr="00BE1224">
        <w:rPr>
          <w:i/>
        </w:rPr>
        <w:t>nivel de datos</w:t>
      </w:r>
      <w:r>
        <w:t xml:space="preserve">. Se utilizan en el preprocesado y se basan en varios tipos de </w:t>
      </w:r>
      <w:r w:rsidRPr="00BE1224">
        <w:rPr>
          <w:i/>
        </w:rPr>
        <w:t>remuestreo</w:t>
      </w:r>
      <w:r>
        <w:t>. Buscan aumentar el número de instancias de la clase minoritaria (sobremuestreo) y/o reducir los de la clase mayoritaria (submuestreo).</w:t>
      </w:r>
    </w:p>
    <w:p w14:paraId="1113344F" w14:textId="77777777" w:rsidR="007E7BC2" w:rsidRDefault="007E7BC2" w:rsidP="00D82363">
      <w:pPr>
        <w:pStyle w:val="Prrafodelista"/>
        <w:numPr>
          <w:ilvl w:val="0"/>
          <w:numId w:val="20"/>
        </w:numPr>
        <w:jc w:val="left"/>
      </w:pPr>
      <w:r>
        <w:t xml:space="preserve">Métodos de </w:t>
      </w:r>
      <w:r w:rsidRPr="00BE1224">
        <w:rPr>
          <w:i/>
        </w:rPr>
        <w:t>nivel de algoritmo</w:t>
      </w:r>
      <w:r>
        <w:t>. Se basan sobre todo en dar una sobreponderación a la clase mayoritaria.</w:t>
      </w:r>
    </w:p>
    <w:p w14:paraId="28CA63E9" w14:textId="77777777" w:rsidR="007E7BC2" w:rsidRDefault="007E7BC2" w:rsidP="00D82363">
      <w:pPr>
        <w:pStyle w:val="Prrafodelista"/>
        <w:numPr>
          <w:ilvl w:val="0"/>
          <w:numId w:val="20"/>
        </w:numPr>
      </w:pPr>
      <w:r>
        <w:t xml:space="preserve">Métodos </w:t>
      </w:r>
      <w:r w:rsidRPr="00BE1224">
        <w:rPr>
          <w:i/>
        </w:rPr>
        <w:t>conjuntos</w:t>
      </w:r>
      <w:r>
        <w:t xml:space="preserve"> que usan una combinación de métodos.</w:t>
      </w:r>
    </w:p>
    <w:p w14:paraId="7767B7BC" w14:textId="77777777" w:rsidR="007E7BC2" w:rsidRDefault="007E7BC2" w:rsidP="007E7BC2">
      <w:pPr>
        <w:ind w:left="567"/>
      </w:pPr>
      <w:r>
        <w:t>Todos ellos generan conjuntos de entrenamiento equilibrados sobre los que se entrenan algoritmos.</w:t>
      </w:r>
    </w:p>
    <w:p w14:paraId="61009C2F" w14:textId="4102253E" w:rsidR="007E7BC2" w:rsidRDefault="007E7BC2" w:rsidP="007E7BC2">
      <w:pPr>
        <w:ind w:left="567"/>
      </w:pPr>
      <w:r>
        <w:t>Resulta evidente que al reequilibrar artificialmente el conjunto de entrenamiento, las distribuciones en el conjunto de entrenamiento y en el de prueba son diferentes, de manera que se viola una de las hipótesis básicas de aprendizaje estadístico</w:t>
      </w:r>
      <w: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ED4398">
        <w:instrText>”</w:instrText>
      </w:r>
      <w:r>
        <w:fldChar w:fldCharType="end"/>
      </w:r>
      <w:r>
        <w:t xml:space="preserve">: que </w:t>
      </w:r>
      <w:r w:rsidRPr="00E24877">
        <w:rPr>
          <w:i/>
        </w:rPr>
        <w:t>tanto el conjunto de entrenamiento como el de prueba siguen la misma distribución</w:t>
      </w:r>
      <w:r>
        <w:t>.</w:t>
      </w:r>
    </w:p>
    <w:p w14:paraId="6F749EB3" w14:textId="77777777" w:rsidR="007E7BC2" w:rsidRDefault="007E7BC2" w:rsidP="007E7BC2">
      <w:pPr>
        <w:ind w:left="567"/>
      </w:pPr>
      <w:r>
        <w:t>Esto motiva que la aplicación de un modelo entrenado sobre un conjunto de entrenamiento reequilibrado por el analista a un conjunto donde esto no se ha llevado a cabo (prueba) exige calibrar las probabilidades obtenidas del conjunto de entrenamiento retocado para poder aplicar el modelo recalibrado directamente al conjunto de test (no modificado).</w:t>
      </w:r>
    </w:p>
    <w:p w14:paraId="67F91AE2" w14:textId="6125EFC4" w:rsidR="007E7BC2" w:rsidRPr="00DD4220" w:rsidRDefault="007E7BC2" w:rsidP="007E7BC2">
      <w:pPr>
        <w:ind w:left="567"/>
      </w:pPr>
      <w:r>
        <w:t xml:space="preserve">En el artículo </w:t>
      </w:r>
      <w:sdt>
        <w:sdtPr>
          <w:id w:val="-1346622036"/>
          <w:citation/>
        </w:sdtPr>
        <w:sdtContent>
          <w:r w:rsidR="009A4419">
            <w:fldChar w:fldCharType="begin"/>
          </w:r>
          <w:r w:rsidR="009A4419">
            <w:instrText xml:space="preserve"> CITATION Mar02 \l 3082 </w:instrText>
          </w:r>
          <w:r w:rsidR="009A4419">
            <w:fldChar w:fldCharType="separate"/>
          </w:r>
          <w:r w:rsidR="009A4419">
            <w:rPr>
              <w:noProof/>
            </w:rPr>
            <w:t>(12)</w:t>
          </w:r>
          <w:r w:rsidR="009A4419">
            <w:fldChar w:fldCharType="end"/>
          </w:r>
        </w:sdtContent>
      </w:sdt>
      <w:r w:rsidR="009A4419">
        <w:rPr>
          <w:noProof/>
        </w:rPr>
        <w:t xml:space="preserve"> </w:t>
      </w:r>
      <w:r>
        <w:t>se analiza este problema y se desarrolla un método para corregir el sesgo introducido.</w:t>
      </w:r>
    </w:p>
    <w:p w14:paraId="5A8932A2" w14:textId="23845830" w:rsidR="007E7BC2" w:rsidRDefault="007E7BC2" w:rsidP="007A221B">
      <w:pPr>
        <w:pStyle w:val="Ttulo2"/>
      </w:pPr>
      <w:bookmarkStart w:id="223" w:name="_Toc485972207"/>
      <w:bookmarkStart w:id="224" w:name="_Toc486015911"/>
      <w:r w:rsidRPr="007A221B">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rsidRPr="007A221B">
        <w:t xml:space="preserve"> de instancias</w:t>
      </w:r>
      <w:bookmarkEnd w:id="223"/>
      <w:bookmarkEnd w:id="224"/>
      <w:r w:rsidRPr="00054516">
        <w:fldChar w:fldCharType="begin"/>
      </w:r>
      <w:r w:rsidRPr="00054516">
        <w:instrText xml:space="preserve"> XE </w:instrText>
      </w:r>
      <w:r>
        <w:instrText>“</w:instrText>
      </w:r>
      <w:r w:rsidRPr="00054516">
        <w:instrText>instancias:Una instancia es cada uno de los datos de los que se disponen para hacer un análisis</w:instrText>
      </w:r>
      <w:r w:rsidR="00ED4398">
        <w:instrText>”</w:instrText>
      </w:r>
      <w:r w:rsidRPr="00054516">
        <w:fldChar w:fldCharType="end"/>
      </w:r>
    </w:p>
    <w:p w14:paraId="5C684538" w14:textId="2A641228" w:rsidR="007E7BC2" w:rsidRDefault="007E7BC2" w:rsidP="007E7BC2">
      <w:pPr>
        <w:ind w:left="567"/>
      </w:pPr>
      <w:r>
        <w:t xml:space="preserve">Un serio problema que afecta a los conjuntos desequilibrados, es el del </w:t>
      </w:r>
      <w:r w:rsidRPr="005A7F3E">
        <w:rPr>
          <w:i/>
        </w:rPr>
        <w:t>etiquetado del conjunto</w:t>
      </w:r>
      <w:r>
        <w:rPr>
          <w:i/>
        </w:rPr>
        <w:fldChar w:fldCharType="begin"/>
      </w:r>
      <w:r>
        <w:instrText xml:space="preserve"> XE “</w:instrText>
      </w:r>
      <w:r w:rsidRPr="00FB5239">
        <w:rPr>
          <w:i/>
        </w:rPr>
        <w:instrText>etiquetado:</w:instrText>
      </w:r>
      <w:r w:rsidRPr="00FB5239">
        <w:instrText>Asignar una etiqueta (clase) a cualquier dato del conjuntoada</w:instrText>
      </w:r>
      <w:r w:rsidR="00ED4398">
        <w:instrText>”</w:instrText>
      </w:r>
      <w:r>
        <w:rPr>
          <w:i/>
        </w:rPr>
        <w:fldChar w:fldCharType="end"/>
      </w:r>
      <w:r>
        <w:t xml:space="preserve"> de entrenamiento. Si bien resulta relativamente fácil recopilar cientos de miles de </w:t>
      </w:r>
      <w:r w:rsidRPr="00903E86">
        <w:rPr>
          <w:i/>
        </w:rPr>
        <w:t>tuits no etiquetados</w:t>
      </w:r>
      <w:r>
        <w:t>, no es tan fácil proceder a su clasificación manual, especialmente cuando, como en este caso, la clase de interés es muy minoritaria.</w:t>
      </w:r>
    </w:p>
    <w:p w14:paraId="2734636A" w14:textId="621F56F4" w:rsidR="007E7BC2" w:rsidRDefault="007E7BC2" w:rsidP="007E7BC2">
      <w:pPr>
        <w:ind w:left="567"/>
      </w:pPr>
      <w:r>
        <w:t xml:space="preserve">Se han ensayado algunos métodos para vencer esta dificultad como el descrito en </w:t>
      </w:r>
      <w:sdt>
        <w:sdtPr>
          <w:id w:val="1290005175"/>
          <w:citation/>
        </w:sdtPr>
        <w:sdtContent>
          <w:r w:rsidR="009A4419">
            <w:fldChar w:fldCharType="begin"/>
          </w:r>
          <w:r w:rsidR="009A4419">
            <w:instrText xml:space="preserve"> CITATION You1977 \l 3082 </w:instrText>
          </w:r>
          <w:r w:rsidR="009A4419">
            <w:fldChar w:fldCharType="separate"/>
          </w:r>
          <w:r w:rsidR="009A4419">
            <w:rPr>
              <w:noProof/>
            </w:rPr>
            <w:t>(13)</w:t>
          </w:r>
          <w:r w:rsidR="009A4419">
            <w:fldChar w:fldCharType="end"/>
          </w:r>
        </w:sdtContent>
      </w:sdt>
      <w:r w:rsidR="009A4419">
        <w:t xml:space="preserve"> </w:t>
      </w:r>
      <w:r>
        <w:t xml:space="preserve">que, a pesar de ser un método </w:t>
      </w:r>
      <w:r w:rsidRPr="0023714B">
        <w:rPr>
          <w:i/>
        </w:rPr>
        <w:t>no supervisado</w:t>
      </w:r>
      <w:r w:rsidR="00FC7C4E">
        <w:rPr>
          <w:i/>
        </w:rPr>
        <w:t xml:space="preserve"> </w:t>
      </w:r>
      <w:r w:rsidR="00FC7C4E" w:rsidRPr="00C61FD4">
        <w:t>está</w:t>
      </w:r>
      <w:r w:rsidR="00FC7C4E">
        <w:t xml:space="preserve"> relacionado</w:t>
      </w:r>
      <w:r>
        <w:t xml:space="preserve"> con la selección de instancias y ha servido de guía a nuestro proyecto y cuyo esquema es el siguiente (</w:t>
      </w:r>
      <w:r>
        <w:fldChar w:fldCharType="begin"/>
      </w:r>
      <w:r>
        <w:instrText xml:space="preserve"> REF _Ref481579148 \h </w:instrText>
      </w:r>
      <w:r>
        <w:fldChar w:fldCharType="separate"/>
      </w:r>
      <w:r w:rsidR="00325219">
        <w:t>Figura</w:t>
      </w:r>
      <w:r w:rsidR="00325219">
        <w:rPr>
          <w:noProof/>
        </w:rPr>
        <w:t>2</w:t>
      </w:r>
      <w:r w:rsidR="00325219" w:rsidRPr="00F73F3F">
        <w:noBreakHyphen/>
      </w:r>
      <w:r w:rsidR="00325219">
        <w:rPr>
          <w:noProof/>
        </w:rPr>
        <w:t>3</w:t>
      </w:r>
      <w:r>
        <w:fldChar w:fldCharType="end"/>
      </w:r>
      <w:r>
        <w:t>):</w:t>
      </w:r>
    </w:p>
    <w:p w14:paraId="1FD6ACD5" w14:textId="64A60A89" w:rsidR="007E7BC2" w:rsidRDefault="008D1426" w:rsidP="007E7BC2">
      <w:pPr>
        <w:ind w:left="567"/>
        <w:jc w:val="center"/>
      </w:pPr>
      <w:r w:rsidRPr="007E7BC2">
        <w:rPr>
          <w:rFonts w:ascii="Calibri" w:hAnsi="Calibri"/>
          <w:noProof/>
          <w:lang w:eastAsia="ja-JP"/>
        </w:rPr>
        <w:lastRenderedPageBreak/>
        <w:drawing>
          <wp:inline distT="0" distB="0" distL="0" distR="0" wp14:anchorId="69152490" wp14:editId="49F20491">
            <wp:extent cx="4015105" cy="3061335"/>
            <wp:effectExtent l="0" t="0" r="4445" b="5715"/>
            <wp:docPr id="29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105" cy="3061335"/>
                    </a:xfrm>
                    <a:prstGeom prst="rect">
                      <a:avLst/>
                    </a:prstGeom>
                    <a:noFill/>
                    <a:ln>
                      <a:noFill/>
                    </a:ln>
                  </pic:spPr>
                </pic:pic>
              </a:graphicData>
            </a:graphic>
          </wp:inline>
        </w:drawing>
      </w:r>
    </w:p>
    <w:p w14:paraId="09B11A42" w14:textId="368129D8" w:rsidR="007E7BC2" w:rsidRPr="00D85039" w:rsidRDefault="007E7BC2" w:rsidP="007E7BC2">
      <w:pPr>
        <w:pStyle w:val="Epgrafe"/>
        <w:ind w:left="207"/>
      </w:pPr>
      <w:bookmarkStart w:id="225" w:name="_Ref481579148"/>
      <w:r>
        <w:t>Figura</w:t>
      </w:r>
      <w:r>
        <w:fldChar w:fldCharType="begin"/>
      </w:r>
      <w:r w:rsidRPr="00F73F3F">
        <w:instrText xml:space="preserve"> STYLEREF 1 \s </w:instrText>
      </w:r>
      <w:r>
        <w:fldChar w:fldCharType="separate"/>
      </w:r>
      <w:r w:rsidR="00325219">
        <w:rPr>
          <w:noProof/>
        </w:rPr>
        <w:t>2</w:t>
      </w:r>
      <w:r>
        <w:rPr>
          <w:noProof/>
        </w:rPr>
        <w:fldChar w:fldCharType="end"/>
      </w:r>
      <w:r w:rsidRPr="00F73F3F">
        <w:noBreakHyphen/>
      </w:r>
      <w:r>
        <w:fldChar w:fldCharType="begin"/>
      </w:r>
      <w:r w:rsidRPr="00F73F3F">
        <w:instrText xml:space="preserve"> SEQ Fig. \* ARABIC \s 1 </w:instrText>
      </w:r>
      <w:r>
        <w:fldChar w:fldCharType="separate"/>
      </w:r>
      <w:r w:rsidR="00325219">
        <w:rPr>
          <w:noProof/>
        </w:rPr>
        <w:t>3</w:t>
      </w:r>
      <w:r>
        <w:rPr>
          <w:noProof/>
        </w:rPr>
        <w:fldChar w:fldCharType="end"/>
      </w:r>
      <w:bookmarkEnd w:id="225"/>
      <w:r w:rsidRPr="00F73F3F">
        <w:t>: Método de 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rsidRPr="00F73F3F">
        <w:t xml:space="preserve"> no Supervisado</w:t>
      </w:r>
    </w:p>
    <w:p w14:paraId="6A491643" w14:textId="0D6988D5" w:rsidR="007E7BC2" w:rsidRDefault="007E7BC2" w:rsidP="007A221B">
      <w:pPr>
        <w:pStyle w:val="Ttulo2"/>
      </w:pPr>
      <w:bookmarkStart w:id="226" w:name="_Selección_de_atributos."/>
      <w:bookmarkStart w:id="227" w:name="_Toc485972208"/>
      <w:bookmarkStart w:id="228" w:name="_Toc486015912"/>
      <w:bookmarkEnd w:id="226"/>
      <w:r>
        <w:t>Selección de atributos</w:t>
      </w:r>
      <w:bookmarkEnd w:id="227"/>
      <w:bookmarkEnd w:id="228"/>
    </w:p>
    <w:p w14:paraId="10E802B3" w14:textId="77777777" w:rsidR="007E7BC2" w:rsidRDefault="007E7BC2" w:rsidP="007E7BC2">
      <w:pPr>
        <w:ind w:left="567"/>
      </w:pPr>
      <w:r>
        <w:t xml:space="preserve">Una de las etapas más importantes en clasificación es la </w:t>
      </w:r>
      <w:r w:rsidRPr="0075381A">
        <w:rPr>
          <w:i/>
        </w:rPr>
        <w:t>selección de atributos</w:t>
      </w:r>
      <w:r>
        <w:t>.</w:t>
      </w:r>
    </w:p>
    <w:p w14:paraId="2FBC5842" w14:textId="39D24C3A" w:rsidR="007E7BC2" w:rsidRDefault="008D1426" w:rsidP="007E7BC2">
      <w:pPr>
        <w:ind w:left="567"/>
      </w:pPr>
      <w:r w:rsidRPr="00FB2127">
        <w:rPr>
          <w:noProof/>
          <w:lang w:eastAsia="ja-JP"/>
        </w:rPr>
        <w:drawing>
          <wp:inline distT="0" distB="0" distL="0" distR="0" wp14:anchorId="6B28A704" wp14:editId="34624A89">
            <wp:extent cx="4508500" cy="1343660"/>
            <wp:effectExtent l="0" t="0" r="6350" b="8890"/>
            <wp:docPr id="29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500" cy="1343660"/>
                    </a:xfrm>
                    <a:prstGeom prst="rect">
                      <a:avLst/>
                    </a:prstGeom>
                    <a:noFill/>
                    <a:ln>
                      <a:noFill/>
                    </a:ln>
                  </pic:spPr>
                </pic:pic>
              </a:graphicData>
            </a:graphic>
          </wp:inline>
        </w:drawing>
      </w:r>
    </w:p>
    <w:p w14:paraId="67929D89" w14:textId="3BD5F476" w:rsidR="007E7BC2" w:rsidRDefault="007E7BC2" w:rsidP="007E7BC2">
      <w:pPr>
        <w:pStyle w:val="Epgrafe"/>
        <w:ind w:left="567"/>
      </w:pPr>
      <w:r>
        <w:t>Figura</w:t>
      </w:r>
      <w:fldSimple w:instr=" STYLEREF 1 \s ">
        <w:r w:rsidR="00325219">
          <w:rPr>
            <w:noProof/>
          </w:rPr>
          <w:t>2</w:t>
        </w:r>
      </w:fldSimple>
      <w:r>
        <w:noBreakHyphen/>
      </w:r>
      <w:fldSimple w:instr=" SEQ Fig. \* ARABIC \s 1 ">
        <w:r w:rsidR="00325219">
          <w:rPr>
            <w:noProof/>
          </w:rPr>
          <w:t>4</w:t>
        </w:r>
      </w:fldSimple>
      <w:r>
        <w:t>: Selección de Atributos</w:t>
      </w:r>
    </w:p>
    <w:p w14:paraId="7EB28E7F" w14:textId="1E4DA1DB" w:rsidR="007E7BC2" w:rsidRDefault="007E7BC2" w:rsidP="007E7BC2">
      <w:pPr>
        <w:ind w:left="567"/>
      </w:pPr>
      <w:r>
        <w:t xml:space="preserve">Yan y Pedersen </w:t>
      </w:r>
      <w:sdt>
        <w:sdtPr>
          <w:id w:val="-1256899592"/>
          <w:citation/>
        </w:sdtPr>
        <w:sdtContent>
          <w:r w:rsidR="009A4419">
            <w:fldChar w:fldCharType="begin"/>
          </w:r>
          <w:r w:rsidR="009A4419">
            <w:rPr>
              <w:noProof/>
            </w:rPr>
            <w:instrText xml:space="preserve"> CITATION Yim97 \l 3082 </w:instrText>
          </w:r>
          <w:r w:rsidR="009A4419">
            <w:fldChar w:fldCharType="separate"/>
          </w:r>
          <w:r w:rsidR="009A4419">
            <w:rPr>
              <w:noProof/>
            </w:rPr>
            <w:t>(14)</w:t>
          </w:r>
          <w:r w:rsidR="009A4419">
            <w:fldChar w:fldCharType="end"/>
          </w:r>
        </w:sdtContent>
      </w:sdt>
      <w:r w:rsidR="009A4419">
        <w:t xml:space="preserve"> </w:t>
      </w:r>
      <w:r>
        <w:t>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Además, es </w:t>
      </w:r>
      <w:r w:rsidR="00FC7C4E">
        <w:t>de fácil</w:t>
      </w:r>
      <w:r>
        <w:t xml:space="preserve"> comprensión y </w:t>
      </w:r>
      <w:r w:rsidR="00FC7C4E">
        <w:t>utilización el</w:t>
      </w:r>
      <w:r>
        <w:t xml:space="preserve"> método de la</w:t>
      </w:r>
      <w:r w:rsidR="00FC7C4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fldChar w:fldCharType="begin"/>
      </w:r>
      <w:r>
        <w:instrText xml:space="preserve"> XE “</w:instrText>
      </w:r>
      <w:r w:rsidRPr="00F57971">
        <w:instrText>f.de D:Función de distribución de una varaiable a leatoria</w:instrText>
      </w:r>
      <w:r w:rsidR="00ED4398">
        <w:instrText>”</w:instrText>
      </w:r>
      <w:r>
        <w:fldChar w:fldCharType="end"/>
      </w:r>
      <w:r>
        <w:t xml:space="preserve">. </w:t>
      </w:r>
      <w:r w:rsidRPr="00695A73">
        <w:t>χ2</w:t>
      </w:r>
      <w:r>
        <w:t>.</w:t>
      </w:r>
    </w:p>
    <w:p w14:paraId="23119666" w14:textId="2D8862F7" w:rsidR="007E7BC2" w:rsidRDefault="007E7BC2" w:rsidP="007A221B">
      <w:pPr>
        <w:pStyle w:val="Ttulo2"/>
      </w:pPr>
      <w:bookmarkStart w:id="229" w:name="_Toc485972209"/>
      <w:bookmarkStart w:id="230" w:name="_Toc486015913"/>
      <w:r>
        <w:t>Lematización</w:t>
      </w:r>
      <w:bookmarkEnd w:id="229"/>
      <w:bookmarkEnd w:id="230"/>
    </w:p>
    <w:p w14:paraId="74C38F0F" w14:textId="7659A29C" w:rsidR="007E7BC2" w:rsidRDefault="007E7BC2" w:rsidP="007E7BC2">
      <w:pPr>
        <w:ind w:left="576"/>
      </w:pPr>
      <w:r>
        <w:t xml:space="preserve">En los lenguajes donde es frecuente el uso de formas flexionadas de un mismo </w:t>
      </w:r>
      <w:r w:rsidRPr="0025609D">
        <w:rPr>
          <w:i/>
        </w:rPr>
        <w:t>lexema</w:t>
      </w:r>
      <w:r w:rsidR="009A4419">
        <w:rPr>
          <w:i/>
        </w:rPr>
        <w:t xml:space="preserve"> </w:t>
      </w:r>
      <w:r>
        <w:rPr>
          <w:i/>
        </w:rPr>
        <w:fldChar w:fldCharType="begin"/>
      </w:r>
      <w:r>
        <w:instrText xml:space="preserve"> XE “</w:instrText>
      </w:r>
      <w:r w:rsidRPr="00356F72">
        <w:rPr>
          <w:i/>
        </w:rPr>
        <w:instrText>lexema:</w:instrText>
      </w:r>
      <w:r w:rsidRPr="00356F72">
        <w:instrText>Parte que se mantiene invariable en todas las palabras de una misma familia; expresa el significado común a toda la familia</w:instrText>
      </w:r>
      <w:r w:rsidR="00ED4398">
        <w:instrText>”</w:instrText>
      </w:r>
      <w:r>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Pr>
          <w:i/>
        </w:rPr>
        <w:fldChar w:fldCharType="begin"/>
      </w:r>
      <w:r>
        <w:instrText xml:space="preserve"> XE “</w:instrText>
      </w:r>
      <w:r w:rsidRPr="000108EF">
        <w:rPr>
          <w:i/>
        </w:rPr>
        <w:instrText>lema:</w:instrText>
      </w:r>
      <w:r w:rsidRPr="000108EF">
        <w:instrText>Forma única con la que se nombra un</w:instrText>
      </w:r>
      <w:r>
        <w:instrText>a palabra”</w:instrText>
      </w:r>
      <w:r>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flexionadas de una misma palabra</w:t>
      </w:r>
      <w:r>
        <w:t>. H</w:t>
      </w:r>
      <w:r w:rsidRPr="00417343">
        <w:t xml:space="preserve">allar el </w:t>
      </w:r>
      <w:r w:rsidRPr="00417343">
        <w:rPr>
          <w:b/>
          <w:bCs/>
          <w:i/>
          <w:iCs/>
        </w:rPr>
        <w:t>lema</w:t>
      </w:r>
      <w:r>
        <w:rPr>
          <w:b/>
          <w:bCs/>
          <w:i/>
          <w:iCs/>
        </w:rPr>
        <w:fldChar w:fldCharType="begin"/>
      </w:r>
      <w:r>
        <w:instrText xml:space="preserve"> XE “</w:instrText>
      </w:r>
      <w:r w:rsidRPr="000108EF">
        <w:rPr>
          <w:i/>
        </w:rPr>
        <w:instrText>lema:</w:instrText>
      </w:r>
      <w:r w:rsidRPr="000108EF">
        <w:instrText>Forma única con la que se nombra un</w:instrText>
      </w:r>
      <w:r>
        <w:instrText>a palabra”</w:instrText>
      </w:r>
      <w:r>
        <w:rPr>
          <w:b/>
          <w:bCs/>
          <w:i/>
          <w:iCs/>
        </w:rPr>
        <w:fldChar w:fldCharType="end"/>
      </w:r>
      <w:r w:rsidRPr="00417343">
        <w:t xml:space="preserve"> correspondiente</w:t>
      </w:r>
      <w:r>
        <w:t xml:space="preserve"> es</w:t>
      </w:r>
      <w:r w:rsidRPr="00417343">
        <w:t xml:space="preserve"> equivalente a una </w:t>
      </w:r>
      <w:r w:rsidRPr="00417343">
        <w:rPr>
          <w:b/>
          <w:bCs/>
          <w:i/>
          <w:iCs/>
        </w:rPr>
        <w:t>entrada de diccionario</w:t>
      </w:r>
      <w:r w:rsidRPr="00417343">
        <w:t>.</w:t>
      </w:r>
    </w:p>
    <w:p w14:paraId="0D5421A5" w14:textId="77777777" w:rsidR="007E7BC2" w:rsidRDefault="007E7BC2" w:rsidP="007E7BC2">
      <w:pPr>
        <w:ind w:left="576"/>
      </w:pPr>
      <w:r>
        <w:lastRenderedPageBreak/>
        <w:t>De esta manera múltiples representaciones y tiempos de una palabra (‘</w:t>
      </w:r>
      <w:r w:rsidRPr="0086593D">
        <w:rPr>
          <w:i/>
        </w:rPr>
        <w:t>ataco</w:t>
      </w:r>
      <w:r>
        <w:t>’</w:t>
      </w:r>
      <w:r w:rsidRPr="00322B5C">
        <w:t>,</w:t>
      </w:r>
      <w:r>
        <w:t>’</w:t>
      </w:r>
      <w:r w:rsidRPr="0086593D">
        <w:rPr>
          <w:i/>
        </w:rPr>
        <w:t>atacante</w:t>
      </w:r>
      <w:r>
        <w:t>’</w:t>
      </w:r>
      <w:r w:rsidRPr="00322B5C">
        <w:t>,</w:t>
      </w:r>
      <w:r>
        <w:t>’</w:t>
      </w:r>
      <w:r w:rsidRPr="0086593D">
        <w:rPr>
          <w:i/>
        </w:rPr>
        <w:t>atacado</w:t>
      </w:r>
      <w:r>
        <w:t xml:space="preserve">’…) pueden reducirse a un solo </w:t>
      </w:r>
      <w:r w:rsidRPr="0025609D">
        <w:rPr>
          <w:i/>
        </w:rPr>
        <w:t>token</w:t>
      </w:r>
      <w:r>
        <w:rPr>
          <w:i/>
        </w:rPr>
        <w:fldChar w:fldCharType="begin"/>
      </w:r>
      <w:r>
        <w:instrText xml:space="preserve"> XE “</w:instrText>
      </w:r>
      <w:r w:rsidRPr="00982E2C">
        <w:rPr>
          <w:i/>
        </w:rPr>
        <w:instrText>token:</w:instrText>
      </w:r>
      <w:r w:rsidRPr="00982E2C">
        <w:instrText>Secuencia de letras entre delimitadores</w:instrText>
      </w:r>
      <w:r>
        <w:instrText>”</w:instrText>
      </w:r>
      <w:r>
        <w:rPr>
          <w:i/>
        </w:rPr>
        <w:fldChar w:fldCharType="end"/>
      </w:r>
      <w:r>
        <w:t xml:space="preserve">- </w:t>
      </w:r>
      <w:r w:rsidRPr="0086593D">
        <w:rPr>
          <w:b/>
          <w:i/>
        </w:rPr>
        <w:t>atac</w:t>
      </w:r>
      <w:r>
        <w:rPr>
          <w:rStyle w:val="Refdenotaalpie"/>
          <w:b/>
          <w:i/>
        </w:rPr>
        <w:footnoteReference w:id="4"/>
      </w:r>
      <w:r>
        <w:t>- y, por tanto, a un solo atributo.</w:t>
      </w:r>
    </w:p>
    <w:p w14:paraId="6F9B7FB2" w14:textId="6B9F1F20" w:rsidR="007E7BC2" w:rsidRDefault="007E7BC2" w:rsidP="007E7BC2">
      <w:pPr>
        <w:ind w:left="576"/>
      </w:pPr>
      <w:r>
        <w:t xml:space="preserve">Una buena lematización requiere un conocimiento del contexto en que se usa la palabra, para lo cual es necesario realizar el </w:t>
      </w:r>
      <w:r w:rsidRPr="0086593D">
        <w:rPr>
          <w:i/>
        </w:rPr>
        <w:t>etiquetado gramatical</w:t>
      </w:r>
      <w:r>
        <w:rPr>
          <w:i/>
        </w:rP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rsidR="00ED4398">
        <w:instrText>”</w:instrText>
      </w:r>
      <w:r>
        <w:rPr>
          <w:i/>
        </w:rPr>
        <w:fldChar w:fldCharType="end"/>
      </w:r>
      <w:r>
        <w:t xml:space="preserve"> (</w:t>
      </w:r>
      <w:r w:rsidRPr="0086593D">
        <w:rPr>
          <w:i/>
        </w:rPr>
        <w:t>POS Tagging</w:t>
      </w:r>
      <w:r>
        <w:rPr>
          <w:i/>
        </w:rPr>
        <w:fldChar w:fldCharType="begin"/>
      </w:r>
      <w:r>
        <w:instrText xml:space="preserve"> XE “</w:instrText>
      </w:r>
      <w:r w:rsidRPr="00984236">
        <w:rPr>
          <w:i/>
        </w:rPr>
        <w:instrText>POS Tagging</w:instrText>
      </w:r>
      <w:r>
        <w:instrText>” \t “</w:instrText>
      </w:r>
      <w:r w:rsidRPr="00162A4E">
        <w:rPr>
          <w:rFonts w:ascii="Calibri" w:hAnsi="Calibri"/>
          <w:i/>
        </w:rPr>
        <w:instrText>Véase</w:instrText>
      </w:r>
      <w:r w:rsidRPr="00162A4E">
        <w:rPr>
          <w:rFonts w:ascii="Calibri" w:hAnsi="Calibri"/>
        </w:rPr>
        <w:instrText xml:space="preserve">  etiquetado gramatical</w:instrText>
      </w:r>
      <w:r>
        <w:instrText>”</w:instrText>
      </w:r>
      <w:r>
        <w:rPr>
          <w:i/>
        </w:rPr>
        <w:fldChar w:fldCharType="end"/>
      </w:r>
      <w:r>
        <w:t xml:space="preserve">) del texto. No obstante, es más frecuente, sencillo y rápido la utilización de una forma tosca de lematización llamada </w:t>
      </w:r>
      <w:r w:rsidRPr="0086593D">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 xml:space="preserve"> que prescinde del etiquetado gramatical</w:t>
      </w:r>
      <w: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rsidR="00ED4398">
        <w:instrText>”</w:instrText>
      </w:r>
      <w:r>
        <w:fldChar w:fldCharType="end"/>
      </w:r>
      <w:r>
        <w:t xml:space="preserve"> y que, entre otras aplicaciones, se ha utilizado en Google Search desde 2003 </w:t>
      </w:r>
      <w:sdt>
        <w:sdtPr>
          <w:id w:val="-2006038380"/>
          <w:citation/>
        </w:sdtPr>
        <w:sdtContent>
          <w:r w:rsidR="007C06EC">
            <w:fldChar w:fldCharType="begin"/>
          </w:r>
          <w:r w:rsidR="00047F61">
            <w:rPr>
              <w:noProof/>
            </w:rPr>
            <w:instrText xml:space="preserve">CITATION MIT \l 3082 </w:instrText>
          </w:r>
          <w:r w:rsidR="007C06EC">
            <w:fldChar w:fldCharType="separate"/>
          </w:r>
          <w:r w:rsidR="00047F61">
            <w:rPr>
              <w:noProof/>
            </w:rPr>
            <w:t>(15)</w:t>
          </w:r>
          <w:r w:rsidR="007C06EC">
            <w:fldChar w:fldCharType="end"/>
          </w:r>
        </w:sdtContent>
      </w:sdt>
      <w:r w:rsidR="007C06EC">
        <w:t>.</w:t>
      </w:r>
    </w:p>
    <w:p w14:paraId="3B7EB7D1" w14:textId="6A842AF0" w:rsidR="007E7BC2" w:rsidRDefault="007E7BC2" w:rsidP="007E7BC2">
      <w:pPr>
        <w:ind w:left="576"/>
      </w:pPr>
      <w:r>
        <w:t xml:space="preserve">De los algoritmos de </w:t>
      </w:r>
      <w:r w:rsidRPr="0029284B">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 xml:space="preserve"> de uso libre, el más conocido es el de Porter </w:t>
      </w:r>
      <w:sdt>
        <w:sdtPr>
          <w:id w:val="-1696996665"/>
          <w:citation/>
        </w:sdtPr>
        <w:sdtContent>
          <w:r w:rsidR="007C06EC">
            <w:fldChar w:fldCharType="begin"/>
          </w:r>
          <w:r w:rsidR="007C06EC">
            <w:rPr>
              <w:noProof/>
            </w:rPr>
            <w:instrText xml:space="preserve"> CITATION Por80 \l 3082 </w:instrText>
          </w:r>
          <w:r w:rsidR="007C06EC">
            <w:fldChar w:fldCharType="separate"/>
          </w:r>
          <w:r w:rsidR="007C06EC">
            <w:rPr>
              <w:noProof/>
            </w:rPr>
            <w:t>(16)</w:t>
          </w:r>
          <w:r w:rsidR="007C06EC">
            <w:fldChar w:fldCharType="end"/>
          </w:r>
        </w:sdtContent>
      </w:sdt>
      <w:r w:rsidR="007C06EC">
        <w:t xml:space="preserve"> </w:t>
      </w:r>
      <w:r>
        <w:t xml:space="preserve">que se encuentra incluido dentro de </w:t>
      </w:r>
      <w:r w:rsidRPr="00BF5E1D">
        <w:rPr>
          <w:i/>
        </w:rPr>
        <w:t>Snowball</w:t>
      </w:r>
      <w:r w:rsidR="00FC7C4E">
        <w:rPr>
          <w:i/>
        </w:rPr>
        <w:t xml:space="preserve"> </w:t>
      </w:r>
      <w:sdt>
        <w:sdtPr>
          <w:rPr>
            <w:i/>
          </w:rPr>
          <w:id w:val="-1405520532"/>
          <w:citation/>
        </w:sdtPr>
        <w:sdtContent>
          <w:r w:rsidR="007C06EC">
            <w:rPr>
              <w:i/>
            </w:rPr>
            <w:fldChar w:fldCharType="begin"/>
          </w:r>
          <w:r w:rsidR="00FD254E">
            <w:rPr>
              <w:i/>
            </w:rPr>
            <w:instrText xml:space="preserve">CITATION Sno \l 3082 </w:instrText>
          </w:r>
          <w:r w:rsidR="007C06EC">
            <w:rPr>
              <w:i/>
            </w:rPr>
            <w:fldChar w:fldCharType="separate"/>
          </w:r>
          <w:r w:rsidR="00FD254E">
            <w:rPr>
              <w:noProof/>
            </w:rPr>
            <w:t>(17)</w:t>
          </w:r>
          <w:r w:rsidR="007C06EC">
            <w:rPr>
              <w:i/>
            </w:rPr>
            <w:fldChar w:fldCharType="end"/>
          </w:r>
        </w:sdtContent>
      </w:sdt>
      <w:r w:rsidR="007C06EC">
        <w:rPr>
          <w:i/>
        </w:rPr>
        <w:t xml:space="preserve"> </w:t>
      </w:r>
      <w:r>
        <w:t xml:space="preserve">que es un software para procesamiento de cadenas de caracteres orientado a la creación de algoritmos de </w:t>
      </w:r>
      <w:r w:rsidRPr="00BF5E1D">
        <w:rPr>
          <w:i/>
        </w:rPr>
        <w:t>stemming</w:t>
      </w:r>
      <w:r>
        <w:rPr>
          <w:rStyle w:val="Refdenotaalpie"/>
          <w:i/>
        </w:rPr>
        <w:footnoteReference w:id="5"/>
      </w:r>
      <w:r>
        <w:rPr>
          <w:i/>
        </w:rPr>
        <w:fldChar w:fldCharType="begin"/>
      </w:r>
      <w:r>
        <w:instrText xml:space="preserve"> XE “</w:instrText>
      </w:r>
      <w:r w:rsidRPr="00B00236">
        <w:rPr>
          <w:i/>
        </w:rPr>
        <w:instrText>stemming:</w:instrText>
      </w:r>
      <w:r w:rsidRPr="00B00236">
        <w:instrText>Forma básica de lematización que prescinde del contexto</w:instrText>
      </w:r>
      <w:r w:rsidR="00ED4398">
        <w:instrText>”</w:instrText>
      </w:r>
      <w:r>
        <w:rPr>
          <w:i/>
        </w:rPr>
        <w:fldChar w:fldCharType="end"/>
      </w:r>
      <w:r>
        <w:t>.</w:t>
      </w:r>
    </w:p>
    <w:p w14:paraId="075E92FD" w14:textId="68D28E3F" w:rsidR="007E7BC2" w:rsidRDefault="007E7BC2" w:rsidP="007E7BC2">
      <w:pPr>
        <w:ind w:left="576"/>
      </w:pPr>
      <w:r>
        <w:t>Se han llevado a cabo diferentes ensayos de evaluación de la eficacia de este tipo de algoritmos en distintos idiomas. Hollink et al.</w:t>
      </w:r>
      <w:r w:rsidR="007C06EC">
        <w:t xml:space="preserve"> </w:t>
      </w:r>
      <w:sdt>
        <w:sdtPr>
          <w:id w:val="1258325532"/>
          <w:citation/>
        </w:sdtPr>
        <w:sdtContent>
          <w:r w:rsidR="007C06EC">
            <w:fldChar w:fldCharType="begin"/>
          </w:r>
          <w:r w:rsidR="007C06EC">
            <w:instrText xml:space="preserve"> CITATION Hol04 \l 3082 </w:instrText>
          </w:r>
          <w:r w:rsidR="007C06EC">
            <w:fldChar w:fldCharType="separate"/>
          </w:r>
          <w:r w:rsidR="007C06EC">
            <w:rPr>
              <w:noProof/>
            </w:rPr>
            <w:t>(18)</w:t>
          </w:r>
          <w:r w:rsidR="007C06EC">
            <w:fldChar w:fldCharType="end"/>
          </w:r>
        </w:sdtContent>
      </w:sdt>
      <w:r w:rsidR="00FC7C4E">
        <w:t xml:space="preserve"> manifiestan</w:t>
      </w:r>
      <w:r>
        <w:t xml:space="preserve"> que las técnicas básicas p</w:t>
      </w:r>
      <w:r w:rsidR="007C06EC">
        <w:t>a</w:t>
      </w:r>
      <w:r>
        <w:t>r</w:t>
      </w:r>
      <w:r w:rsidR="007C06EC">
        <w:t>a</w:t>
      </w:r>
      <w:r>
        <w:t xml:space="preserve"> ciertos métodos auxiliares (palabras vacías, </w:t>
      </w:r>
      <w:r w:rsidRPr="00070680">
        <w:rPr>
          <w:i/>
        </w:rPr>
        <w:t>stemmers</w:t>
      </w:r>
      <w:r>
        <w:t xml:space="preserve">,..) deben adaptarse al idioma que se esté utilizando. Básicamente comparan la eficacia de la recuperación de información sobre textos sin </w:t>
      </w:r>
      <w:r w:rsidRPr="00992A7F">
        <w:rPr>
          <w:i/>
        </w:rPr>
        <w:t>stemmizar</w:t>
      </w:r>
      <w:r>
        <w:t xml:space="preserve"> o </w:t>
      </w:r>
      <w:r w:rsidRPr="00992A7F">
        <w:rPr>
          <w:i/>
        </w:rPr>
        <w:t>stemmizados</w:t>
      </w:r>
      <w:r w:rsidR="00FC7C4E">
        <w:rPr>
          <w:i/>
        </w:rPr>
        <w:t xml:space="preserve"> </w:t>
      </w:r>
      <w:r>
        <w:t>para siete idiomas europeos (alemán, español, finlandés, francés, holandés, inglés y sueco).</w:t>
      </w:r>
    </w:p>
    <w:p w14:paraId="5239A104" w14:textId="630C79D8" w:rsidR="007E7BC2" w:rsidRDefault="00FC7C4E" w:rsidP="007E7BC2">
      <w:pPr>
        <w:ind w:left="576"/>
      </w:pPr>
      <w:r>
        <w:t>La conclusión</w:t>
      </w:r>
      <w:r w:rsidR="007E7BC2">
        <w:t xml:space="preserve"> fue que la mejora en español al usar </w:t>
      </w:r>
      <w:r w:rsidR="007E7BC2" w:rsidRPr="00BC73E3">
        <w:rPr>
          <w:i/>
        </w:rPr>
        <w:t>stemming</w:t>
      </w:r>
      <w:r w:rsidR="007E7BC2">
        <w:rPr>
          <w:i/>
        </w:rPr>
        <w:fldChar w:fldCharType="begin"/>
      </w:r>
      <w:r w:rsidR="007E7BC2">
        <w:instrText xml:space="preserve"> XE “</w:instrText>
      </w:r>
      <w:r w:rsidR="007E7BC2" w:rsidRPr="00B00236">
        <w:rPr>
          <w:i/>
        </w:rPr>
        <w:instrText>stemming:</w:instrText>
      </w:r>
      <w:r w:rsidR="007E7BC2" w:rsidRPr="00B00236">
        <w:instrText>Forma básica de lematización que prescinde del contexto</w:instrText>
      </w:r>
      <w:r w:rsidR="00ED4398">
        <w:instrText>”</w:instrText>
      </w:r>
      <w:r w:rsidR="007E7BC2">
        <w:rPr>
          <w:i/>
        </w:rPr>
        <w:fldChar w:fldCharType="end"/>
      </w:r>
      <w:r w:rsidR="007E7BC2">
        <w:t xml:space="preserve"> fue significativa (</w:t>
      </w:r>
      <w:r w:rsidR="007E7BC2">
        <w:fldChar w:fldCharType="begin"/>
      </w:r>
      <w:r w:rsidR="007E7BC2">
        <w:instrText xml:space="preserve"> REF _Ref482001899 \h </w:instrText>
      </w:r>
      <w:r w:rsidR="007E7BC2">
        <w:fldChar w:fldCharType="separate"/>
      </w:r>
      <w:r w:rsidR="00325219">
        <w:t>Figura</w:t>
      </w:r>
      <w:r w:rsidR="00325219">
        <w:rPr>
          <w:noProof/>
        </w:rPr>
        <w:t>2</w:t>
      </w:r>
      <w:r w:rsidR="00325219">
        <w:noBreakHyphen/>
      </w:r>
      <w:r w:rsidR="00325219">
        <w:rPr>
          <w:noProof/>
        </w:rPr>
        <w:t>5</w:t>
      </w:r>
      <w:r w:rsidR="007E7BC2">
        <w:fldChar w:fldCharType="end"/>
      </w:r>
      <w:r w:rsidR="007E7BC2">
        <w:t>).</w:t>
      </w:r>
    </w:p>
    <w:p w14:paraId="07E2FDA2" w14:textId="7145B7E5" w:rsidR="007E7BC2" w:rsidRDefault="008D1426" w:rsidP="007E7BC2">
      <w:pPr>
        <w:ind w:left="576"/>
        <w:jc w:val="center"/>
      </w:pPr>
      <w:r w:rsidRPr="00FB2127">
        <w:rPr>
          <w:noProof/>
          <w:lang w:eastAsia="ja-JP"/>
        </w:rPr>
        <w:drawing>
          <wp:inline distT="0" distB="0" distL="0" distR="0" wp14:anchorId="119C2437" wp14:editId="585FE0F3">
            <wp:extent cx="4906010" cy="2917825"/>
            <wp:effectExtent l="0" t="0" r="8890" b="0"/>
            <wp:docPr id="2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6010" cy="2917825"/>
                    </a:xfrm>
                    <a:prstGeom prst="rect">
                      <a:avLst/>
                    </a:prstGeom>
                    <a:noFill/>
                    <a:ln>
                      <a:noFill/>
                    </a:ln>
                  </pic:spPr>
                </pic:pic>
              </a:graphicData>
            </a:graphic>
          </wp:inline>
        </w:drawing>
      </w:r>
    </w:p>
    <w:p w14:paraId="2A28E7E6" w14:textId="6380B77A" w:rsidR="007E7BC2" w:rsidRDefault="007E7BC2" w:rsidP="007E7BC2">
      <w:pPr>
        <w:pStyle w:val="Epgrafe"/>
      </w:pPr>
      <w:bookmarkStart w:id="231" w:name="_Ref482001899"/>
      <w:r>
        <w:t>Figura</w:t>
      </w:r>
      <w:fldSimple w:instr=" STYLEREF 1 \s ">
        <w:r w:rsidR="00325219">
          <w:rPr>
            <w:noProof/>
          </w:rPr>
          <w:t>2</w:t>
        </w:r>
      </w:fldSimple>
      <w:r>
        <w:noBreakHyphen/>
      </w:r>
      <w:fldSimple w:instr=" SEQ Fig. \* ARABIC \s 1 ">
        <w:r w:rsidR="00325219">
          <w:rPr>
            <w:noProof/>
          </w:rPr>
          <w:t>5</w:t>
        </w:r>
      </w:fldSimple>
      <w:bookmarkEnd w:id="231"/>
      <w:r>
        <w:t>: Resultados de las Pruebas de Stemming.</w:t>
      </w:r>
    </w:p>
    <w:p w14:paraId="7E55374C" w14:textId="29F09627" w:rsidR="007E7BC2" w:rsidRDefault="007E7BC2" w:rsidP="007A221B">
      <w:pPr>
        <w:pStyle w:val="Ttulo2"/>
      </w:pPr>
      <w:bookmarkStart w:id="232" w:name="_Toc485972210"/>
      <w:bookmarkStart w:id="233" w:name="_Toc486015914"/>
      <w:r>
        <w:t>Clasificadores y costes</w:t>
      </w:r>
      <w:bookmarkEnd w:id="232"/>
      <w:bookmarkEnd w:id="233"/>
    </w:p>
    <w:p w14:paraId="26374929" w14:textId="77777777" w:rsidR="007E7BC2" w:rsidRDefault="007E7BC2" w:rsidP="007E7BC2">
      <w:pPr>
        <w:ind w:left="567"/>
      </w:pPr>
      <w:r>
        <w:t>Ya hemos manifestado las razones que hacen imprescindible la utilización de métodos supervisados de clasificación, de los cuales hemos seleccionado (§</w:t>
      </w:r>
      <w:hyperlink w:anchor="_Anexo_III:Clasificadores" w:history="1">
        <w:r w:rsidRPr="00BA06CE">
          <w:rPr>
            <w:rStyle w:val="Hipervnculo"/>
          </w:rPr>
          <w:t xml:space="preserve">Anexo </w:t>
        </w:r>
        <w:r>
          <w:rPr>
            <w:rStyle w:val="Hipervnculo"/>
          </w:rPr>
          <w:t>C</w:t>
        </w:r>
      </w:hyperlink>
      <w:r>
        <w:t>):</w:t>
      </w:r>
    </w:p>
    <w:p w14:paraId="31FE68C3" w14:textId="6AE6BFC7" w:rsidR="007E7BC2" w:rsidRDefault="007E7BC2" w:rsidP="00D82363">
      <w:pPr>
        <w:pStyle w:val="Prrafodelista"/>
        <w:numPr>
          <w:ilvl w:val="0"/>
          <w:numId w:val="23"/>
        </w:numPr>
      </w:pPr>
      <w:r>
        <w:t>Naïve Bayes</w:t>
      </w:r>
      <w:r w:rsidR="007C06EC">
        <w:t xml:space="preserve"> </w:t>
      </w:r>
      <w:sdt>
        <w:sdtPr>
          <w:id w:val="1184397968"/>
          <w:citation/>
        </w:sdtPr>
        <w:sdtContent>
          <w:r w:rsidR="00EF4B9E">
            <w:fldChar w:fldCharType="begin"/>
          </w:r>
          <w:r w:rsidR="00EF4B9E">
            <w:instrText xml:space="preserve"> CITATION And98 \l 3082 </w:instrText>
          </w:r>
          <w:r w:rsidR="00EF4B9E">
            <w:fldChar w:fldCharType="separate"/>
          </w:r>
          <w:r w:rsidR="00EF4B9E">
            <w:rPr>
              <w:noProof/>
            </w:rPr>
            <w:t>(19)</w:t>
          </w:r>
          <w:r w:rsidR="00EF4B9E">
            <w:fldChar w:fldCharType="end"/>
          </w:r>
        </w:sdtContent>
      </w:sdt>
    </w:p>
    <w:p w14:paraId="0805C388" w14:textId="77777777" w:rsidR="007E7BC2" w:rsidRDefault="007E7BC2" w:rsidP="00D82363">
      <w:pPr>
        <w:pStyle w:val="Prrafodelista"/>
        <w:numPr>
          <w:ilvl w:val="1"/>
          <w:numId w:val="23"/>
        </w:numPr>
      </w:pPr>
      <w:r>
        <w:lastRenderedPageBreak/>
        <w:t>Binomial</w:t>
      </w:r>
    </w:p>
    <w:p w14:paraId="602ADED8" w14:textId="3FE98723" w:rsidR="007E7BC2" w:rsidRDefault="007E7BC2" w:rsidP="00D82363">
      <w:pPr>
        <w:pStyle w:val="Prrafodelista"/>
        <w:numPr>
          <w:ilvl w:val="1"/>
          <w:numId w:val="23"/>
        </w:numPr>
      </w:pPr>
      <w:r>
        <w:t>Multinomial</w:t>
      </w:r>
    </w:p>
    <w:p w14:paraId="7CF22E0A" w14:textId="3E4F457E" w:rsidR="000E4B15" w:rsidRDefault="000E4B15" w:rsidP="00D82363">
      <w:pPr>
        <w:pStyle w:val="Prrafodelista"/>
        <w:numPr>
          <w:ilvl w:val="1"/>
          <w:numId w:val="23"/>
        </w:numPr>
      </w:pPr>
      <w:r>
        <w:t>Gaussiano</w:t>
      </w:r>
    </w:p>
    <w:p w14:paraId="67B3E546" w14:textId="7C93D10C" w:rsidR="007E7BC2" w:rsidRDefault="007E7BC2" w:rsidP="00D82363">
      <w:pPr>
        <w:pStyle w:val="Prrafodelista"/>
        <w:numPr>
          <w:ilvl w:val="0"/>
          <w:numId w:val="23"/>
        </w:numPr>
      </w:pPr>
      <w:r>
        <w:t xml:space="preserve">Vecinos más próximos (K-NN). </w:t>
      </w:r>
      <w:sdt>
        <w:sdtPr>
          <w:id w:val="-124697823"/>
          <w:citation/>
        </w:sdtPr>
        <w:sdtContent>
          <w:r w:rsidR="00EF4B9E">
            <w:fldChar w:fldCharType="begin"/>
          </w:r>
          <w:r w:rsidR="00EB569C">
            <w:instrText xml:space="preserve">CITATION Bis06 \l 3082 </w:instrText>
          </w:r>
          <w:r w:rsidR="00EF4B9E">
            <w:fldChar w:fldCharType="separate"/>
          </w:r>
          <w:r w:rsidR="00EB569C">
            <w:rPr>
              <w:noProof/>
            </w:rPr>
            <w:t>(20)</w:t>
          </w:r>
          <w:r w:rsidR="00EF4B9E">
            <w:fldChar w:fldCharType="end"/>
          </w:r>
        </w:sdtContent>
      </w:sdt>
    </w:p>
    <w:p w14:paraId="7B6FA257" w14:textId="55CFACD3" w:rsidR="007E7BC2" w:rsidRDefault="007E7BC2" w:rsidP="00D82363">
      <w:pPr>
        <w:pStyle w:val="Prrafodelista"/>
        <w:numPr>
          <w:ilvl w:val="0"/>
          <w:numId w:val="23"/>
        </w:numPr>
      </w:pPr>
      <w:r>
        <w:t xml:space="preserve">Árboles de decisión. </w:t>
      </w:r>
      <w:sdt>
        <w:sdtPr>
          <w:id w:val="-492265140"/>
          <w:citation/>
        </w:sdtPr>
        <w:sdtContent>
          <w:r w:rsidR="00EF4B9E">
            <w:fldChar w:fldCharType="begin"/>
          </w:r>
          <w:r w:rsidR="00EF4B9E">
            <w:rPr>
              <w:noProof/>
            </w:rPr>
            <w:instrText xml:space="preserve"> CITATION Nor03 \l 3082 </w:instrText>
          </w:r>
          <w:r w:rsidR="00EF4B9E">
            <w:fldChar w:fldCharType="separate"/>
          </w:r>
          <w:r w:rsidR="00EF4B9E">
            <w:rPr>
              <w:noProof/>
            </w:rPr>
            <w:t>(21)</w:t>
          </w:r>
          <w:r w:rsidR="00EF4B9E">
            <w:fldChar w:fldCharType="end"/>
          </w:r>
        </w:sdtContent>
      </w:sdt>
    </w:p>
    <w:p w14:paraId="04B3E3BD" w14:textId="2FDED549" w:rsidR="007E7BC2" w:rsidRDefault="007E7BC2" w:rsidP="00D82363">
      <w:pPr>
        <w:pStyle w:val="Prrafodelista"/>
        <w:numPr>
          <w:ilvl w:val="0"/>
          <w:numId w:val="23"/>
        </w:numPr>
      </w:pPr>
      <w:r>
        <w:t>Redes Neuronales.</w:t>
      </w:r>
      <w:r w:rsidR="007F2777">
        <w:t xml:space="preserve"> </w:t>
      </w:r>
      <w:r>
        <w:rPr>
          <w:noProof/>
        </w:rPr>
        <w:t>(20)</w:t>
      </w:r>
    </w:p>
    <w:p w14:paraId="04346E27" w14:textId="05AF6708" w:rsidR="007E7BC2" w:rsidRDefault="007E7BC2" w:rsidP="007E7BC2">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 falsos negativos y </w:t>
      </w:r>
      <w:r w:rsidRPr="00EC517E">
        <w:rPr>
          <w:i/>
        </w:rPr>
        <w:t>falsos</w:t>
      </w:r>
      <w:r>
        <w:t xml:space="preserve"> positivos - son simétricos. Sin embargo</w:t>
      </w:r>
      <w:r w:rsidR="007F2777">
        <w:t>,</w:t>
      </w:r>
      <w:r>
        <w:t xml:space="preserve">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w:t>
      </w:r>
      <w:r w:rsidR="007F2777">
        <w:t xml:space="preserve"> .</w:t>
      </w:r>
      <w:r>
        <w:t>..) es minoritario y, como ya vimos en §</w:t>
      </w:r>
      <w:hyperlink w:anchor="_Medida_del_rendimiento" w:history="1">
        <w:r w:rsidRPr="00F6061B">
          <w:rPr>
            <w:rStyle w:val="Hipervnculo"/>
          </w:rPr>
          <w:t>2.2</w:t>
        </w:r>
      </w:hyperlink>
      <w:r>
        <w:t>, una mala clasificación produce excelentes valores para la tasa de error, pero los costes de esta mala clasificación son elevados.</w:t>
      </w:r>
    </w:p>
    <w:p w14:paraId="6A729340" w14:textId="0C6F00CC" w:rsidR="007E7BC2" w:rsidRDefault="007E7BC2" w:rsidP="007E7BC2">
      <w:pPr>
        <w:ind w:left="567"/>
      </w:pPr>
      <w:r>
        <w:t>Este asunto se analiza con más detalle con ayuda de la curva ROC en el §</w:t>
      </w:r>
      <w:hyperlink w:anchor="_Anexo_D:_Clasificadores" w:history="1">
        <w:r w:rsidRPr="000E4B15">
          <w:rPr>
            <w:rStyle w:val="Hipervnculo"/>
          </w:rPr>
          <w:t>Anexo D</w:t>
        </w:r>
      </w:hyperlink>
      <w:r>
        <w:t>.  En nuestro caso, el prefiltrado de tuits elimina el desequilibrio de clases y la utilización de los parámetros:</w:t>
      </w:r>
    </w:p>
    <w:p w14:paraId="4887EA39" w14:textId="77777777" w:rsidR="007E7BC2" w:rsidRDefault="007E7BC2" w:rsidP="00D82363">
      <w:pPr>
        <w:pStyle w:val="Prrafodelista"/>
        <w:numPr>
          <w:ilvl w:val="0"/>
          <w:numId w:val="27"/>
        </w:numPr>
      </w:pPr>
      <w:r>
        <w:t xml:space="preserve">Precisión </w:t>
      </w:r>
      <w:r w:rsidRPr="00903829">
        <w:rPr>
          <w:b/>
          <w:i/>
        </w:rPr>
        <w:t>p</w:t>
      </w:r>
      <w:r>
        <w:t xml:space="preserve"> y</w:t>
      </w:r>
    </w:p>
    <w:p w14:paraId="21315CBC" w14:textId="77777777" w:rsidR="007E7BC2" w:rsidRDefault="007E7BC2" w:rsidP="00D82363">
      <w:pPr>
        <w:pStyle w:val="Prrafodelista"/>
        <w:numPr>
          <w:ilvl w:val="0"/>
          <w:numId w:val="27"/>
        </w:numPr>
      </w:pPr>
      <w:r>
        <w:t xml:space="preserve">Exhaustividad </w:t>
      </w:r>
      <w:r w:rsidRPr="00903829">
        <w:rPr>
          <w:b/>
          <w:i/>
        </w:rPr>
        <w:t>r</w:t>
      </w:r>
    </w:p>
    <w:p w14:paraId="7DBF4B78" w14:textId="77777777" w:rsidR="007E7BC2" w:rsidRDefault="007E7BC2" w:rsidP="007E7BC2">
      <w:pPr>
        <w:ind w:left="567"/>
      </w:pPr>
      <w:r>
        <w:t>En lugar de la tasa de error, permite al usuario realizar una evaluación de clasificadores orientada por su valoración de los costes de error.</w:t>
      </w:r>
    </w:p>
    <w:p w14:paraId="2EBF3D1F" w14:textId="77777777" w:rsidR="007E7BC2" w:rsidRDefault="007E7BC2" w:rsidP="007E7BC2">
      <w:pPr>
        <w:ind w:left="567"/>
      </w:pPr>
      <w:r>
        <w:t xml:space="preserve">Es probable que si el usuario da más importancia a la </w:t>
      </w:r>
      <w:r w:rsidR="00FC7C4E" w:rsidRPr="00903829">
        <w:rPr>
          <w:i/>
        </w:rPr>
        <w:t>exhaustividad</w:t>
      </w:r>
      <w:r w:rsidR="00FC7C4E">
        <w:t xml:space="preserve"> (</w:t>
      </w:r>
      <w:r>
        <w:t xml:space="preserve">recuperar el máximo de elementos de la clase </w:t>
      </w:r>
      <w:r w:rsidRPr="009D4B0D">
        <w:rPr>
          <w:i/>
        </w:rPr>
        <w:t>C+</w:t>
      </w:r>
      <w:r>
        <w:t xml:space="preserve">) que a la precisión elegirá un clasificador con mayor </w:t>
      </w:r>
      <w:r w:rsidRPr="00903829">
        <w:rPr>
          <w:b/>
          <w:i/>
        </w:rPr>
        <w:t>r</w:t>
      </w:r>
      <w:r>
        <w:t xml:space="preserve"> y menor</w:t>
      </w:r>
      <w:r w:rsidR="00FC7C4E">
        <w:t xml:space="preserve"> </w:t>
      </w:r>
      <w:r w:rsidRPr="004B7506">
        <w:rPr>
          <w:b/>
          <w:i/>
        </w:rPr>
        <w:t>p</w:t>
      </w:r>
      <w:r>
        <w:t xml:space="preserve">, lo </w:t>
      </w:r>
      <w:r w:rsidR="00FC7C4E">
        <w:t>que provoca</w:t>
      </w:r>
      <w:r>
        <w:t xml:space="preserve"> un aumento de los falsos positivos que, por consiguiente, tienen para el usuario un coste menor que los falsos negativos.</w:t>
      </w:r>
    </w:p>
    <w:p w14:paraId="799891EB" w14:textId="43AEA368" w:rsidR="007E7BC2" w:rsidRPr="00A347A2" w:rsidRDefault="007E7BC2" w:rsidP="007E7BC2">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6D22E565" w14:textId="2DEDF9BF" w:rsidR="007E7BC2" w:rsidRDefault="007E7BC2" w:rsidP="007A221B">
      <w:pPr>
        <w:pStyle w:val="Ttulo2"/>
      </w:pPr>
      <w:bookmarkStart w:id="234" w:name="_Toc485972211"/>
      <w:bookmarkStart w:id="235" w:name="_Toc486015915"/>
      <w:r>
        <w:t>Herramientas informáticas disponibles</w:t>
      </w:r>
      <w:bookmarkEnd w:id="234"/>
      <w:bookmarkEnd w:id="235"/>
    </w:p>
    <w:p w14:paraId="6EC74BCD" w14:textId="77777777" w:rsidR="007E7BC2" w:rsidRDefault="007E7BC2" w:rsidP="007E7BC2">
      <w:pPr>
        <w:ind w:left="567"/>
      </w:pPr>
      <w:r>
        <w:t xml:space="preserve">Para la ejecución del proyecto, nos interesan las herramientas para minería de datos disponibles para el analista. Tales herramientas se refieren tanto al campo del </w:t>
      </w:r>
      <w:r>
        <w:rPr>
          <w:i/>
        </w:rPr>
        <w:t>PLN</w:t>
      </w:r>
      <w:r>
        <w:t xml:space="preserve"> propiamente dicho como al de los </w:t>
      </w:r>
      <w:r w:rsidRPr="005B2019">
        <w:rPr>
          <w:i/>
        </w:rPr>
        <w:t>algoritmos</w:t>
      </w:r>
      <w:r>
        <w:t xml:space="preserve"> de clasificación y recuperación de información que son necesarios para clasificar los tuits.</w:t>
      </w:r>
    </w:p>
    <w:p w14:paraId="6EB3D7E7" w14:textId="77777777" w:rsidR="007E7BC2" w:rsidRDefault="007E7BC2" w:rsidP="007E7BC2">
      <w:pPr>
        <w:ind w:left="567"/>
      </w:pPr>
      <w:r>
        <w:t xml:space="preserve">A continuación, mencionamos algunas de las herramientas y plataformas existentes </w:t>
      </w:r>
      <w:r w:rsidR="00FC7C4E">
        <w:t>que se</w:t>
      </w:r>
      <w:r>
        <w:t xml:space="preserve"> encuentran en permanente evolución.</w:t>
      </w:r>
    </w:p>
    <w:p w14:paraId="046EB06F" w14:textId="5814E81E" w:rsidR="007E7BC2" w:rsidRDefault="007E7BC2" w:rsidP="007E7BC2">
      <w:pPr>
        <w:pStyle w:val="Ttulo3"/>
      </w:pPr>
      <w:bookmarkStart w:id="236" w:name="_Toc485972212"/>
      <w:bookmarkStart w:id="237" w:name="_Toc486015916"/>
      <w:r>
        <w:t>Plataformas de código abierto</w:t>
      </w:r>
      <w:bookmarkEnd w:id="236"/>
      <w:bookmarkEnd w:id="237"/>
    </w:p>
    <w:p w14:paraId="25733B03" w14:textId="77777777" w:rsidR="007E7BC2" w:rsidRDefault="007E7BC2" w:rsidP="00D82363">
      <w:pPr>
        <w:pStyle w:val="Prrafodelista"/>
        <w:numPr>
          <w:ilvl w:val="0"/>
          <w:numId w:val="6"/>
        </w:numPr>
        <w:ind w:left="1275"/>
      </w:pPr>
      <w:r>
        <w:t>Basadas en Python:</w:t>
      </w:r>
    </w:p>
    <w:p w14:paraId="50ABADC4" w14:textId="6FD43DC2" w:rsidR="007E7BC2" w:rsidRPr="00A6330C" w:rsidRDefault="007E7BC2" w:rsidP="00D82363">
      <w:pPr>
        <w:pStyle w:val="Prrafodelista"/>
        <w:numPr>
          <w:ilvl w:val="2"/>
          <w:numId w:val="6"/>
        </w:numPr>
      </w:pPr>
      <w:r w:rsidRPr="00A6330C">
        <w:t>Natural Language Tool Kit (NLTK</w:t>
      </w:r>
      <w:r w:rsidR="00FC7C4E" w:rsidRPr="00A6330C">
        <w:t>)</w:t>
      </w:r>
      <w:r w:rsidR="00EF4B9E">
        <w:t xml:space="preserve"> </w:t>
      </w:r>
      <w:sdt>
        <w:sdtPr>
          <w:id w:val="-1450393806"/>
          <w:citation/>
        </w:sdtPr>
        <w:sdtContent>
          <w:r w:rsidR="00EF4B9E">
            <w:fldChar w:fldCharType="begin"/>
          </w:r>
          <w:r w:rsidR="00FD254E">
            <w:instrText xml:space="preserve">CITATION Nat17 \l 3082 </w:instrText>
          </w:r>
          <w:r w:rsidR="00EF4B9E">
            <w:fldChar w:fldCharType="separate"/>
          </w:r>
          <w:r w:rsidR="00FD254E">
            <w:rPr>
              <w:noProof/>
            </w:rPr>
            <w:t>(22)</w:t>
          </w:r>
          <w:r w:rsidR="00EF4B9E">
            <w:fldChar w:fldCharType="end"/>
          </w:r>
        </w:sdtContent>
      </w:sdt>
      <w:r w:rsidRPr="00A6330C">
        <w:t>, para procesamiento del lenguaje natural.</w:t>
      </w:r>
    </w:p>
    <w:p w14:paraId="65362393" w14:textId="4FE001ED" w:rsidR="007E7BC2" w:rsidRPr="00A6330C" w:rsidRDefault="00FC7C4E" w:rsidP="00D82363">
      <w:pPr>
        <w:pStyle w:val="Prrafodelista"/>
        <w:numPr>
          <w:ilvl w:val="2"/>
          <w:numId w:val="6"/>
        </w:numPr>
      </w:pPr>
      <w:r w:rsidRPr="00A6330C">
        <w:t>Gensim</w:t>
      </w:r>
      <w:r w:rsidRPr="00A6330C">
        <w:rPr>
          <w:noProof/>
        </w:rPr>
        <w:t xml:space="preserve"> </w:t>
      </w:r>
      <w:sdt>
        <w:sdtPr>
          <w:rPr>
            <w:noProof/>
          </w:rPr>
          <w:id w:val="-823191616"/>
          <w:citation/>
        </w:sdtPr>
        <w:sdtContent>
          <w:r w:rsidR="00EF4B9E">
            <w:rPr>
              <w:noProof/>
            </w:rPr>
            <w:fldChar w:fldCharType="begin"/>
          </w:r>
          <w:r w:rsidR="00EF4B9E">
            <w:rPr>
              <w:noProof/>
            </w:rPr>
            <w:instrText xml:space="preserve"> CITATION Řeh10 \l 3082 </w:instrText>
          </w:r>
          <w:r w:rsidR="00EF4B9E">
            <w:rPr>
              <w:noProof/>
            </w:rPr>
            <w:fldChar w:fldCharType="separate"/>
          </w:r>
          <w:r w:rsidR="00EF4B9E">
            <w:rPr>
              <w:noProof/>
            </w:rPr>
            <w:t>(23)</w:t>
          </w:r>
          <w:r w:rsidR="00EF4B9E">
            <w:rPr>
              <w:noProof/>
            </w:rPr>
            <w:fldChar w:fldCharType="end"/>
          </w:r>
        </w:sdtContent>
      </w:sdt>
      <w:r w:rsidR="00EF4B9E">
        <w:rPr>
          <w:noProof/>
        </w:rPr>
        <w:t>,</w:t>
      </w:r>
      <w:r w:rsidR="007E7BC2" w:rsidRPr="00A6330C">
        <w:t>para análisis y recuperación de información textual.</w:t>
      </w:r>
    </w:p>
    <w:p w14:paraId="68FFA367" w14:textId="6450E54D" w:rsidR="007E7BC2" w:rsidRPr="00A6330C" w:rsidRDefault="007E7BC2" w:rsidP="00D82363">
      <w:pPr>
        <w:pStyle w:val="Prrafodelista"/>
        <w:numPr>
          <w:ilvl w:val="2"/>
          <w:numId w:val="6"/>
        </w:numPr>
      </w:pPr>
      <w:r w:rsidRPr="00A6330C">
        <w:t>Scikit-</w:t>
      </w:r>
      <w:r w:rsidR="00FC7C4E" w:rsidRPr="00A6330C">
        <w:t>learn</w:t>
      </w:r>
      <w:r w:rsidR="003D65E6">
        <w:rPr>
          <w:noProof/>
        </w:rPr>
        <w:t xml:space="preserve"> </w:t>
      </w:r>
      <w:sdt>
        <w:sdtPr>
          <w:rPr>
            <w:noProof/>
          </w:rPr>
          <w:id w:val="-354347578"/>
          <w:citation/>
        </w:sdtPr>
        <w:sdtContent>
          <w:r w:rsidR="003D65E6">
            <w:rPr>
              <w:noProof/>
            </w:rPr>
            <w:fldChar w:fldCharType="begin"/>
          </w:r>
          <w:r w:rsidR="003D65E6">
            <w:rPr>
              <w:noProof/>
            </w:rPr>
            <w:instrText xml:space="preserve"> CITATION Gae11 \l 3082 </w:instrText>
          </w:r>
          <w:r w:rsidR="003D65E6">
            <w:rPr>
              <w:noProof/>
            </w:rPr>
            <w:fldChar w:fldCharType="separate"/>
          </w:r>
          <w:r w:rsidR="003D65E6">
            <w:rPr>
              <w:noProof/>
            </w:rPr>
            <w:t>(24)</w:t>
          </w:r>
          <w:r w:rsidR="003D65E6">
            <w:rPr>
              <w:noProof/>
            </w:rPr>
            <w:fldChar w:fldCharType="end"/>
          </w:r>
        </w:sdtContent>
      </w:sdt>
      <w:r>
        <w:t xml:space="preserve">, </w:t>
      </w:r>
      <w:r w:rsidR="00D11581">
        <w:t>biblioteca</w:t>
      </w:r>
      <w:r>
        <w:t xml:space="preserve"> Python para análisis y minería de datos.</w:t>
      </w:r>
    </w:p>
    <w:p w14:paraId="322CA0ED" w14:textId="76A068D7" w:rsidR="007E7BC2" w:rsidRPr="007A3002" w:rsidRDefault="00FC7C4E" w:rsidP="00D82363">
      <w:pPr>
        <w:pStyle w:val="Prrafodelista"/>
        <w:numPr>
          <w:ilvl w:val="2"/>
          <w:numId w:val="6"/>
        </w:numPr>
      </w:pPr>
      <w:r w:rsidRPr="00036ADA">
        <w:t>TensorFlow</w:t>
      </w:r>
      <w:r w:rsidR="003D65E6">
        <w:t xml:space="preserve"> </w:t>
      </w:r>
      <w:sdt>
        <w:sdtPr>
          <w:id w:val="-310405152"/>
          <w:citation/>
        </w:sdtPr>
        <w:sdtContent>
          <w:r w:rsidR="003D65E6">
            <w:fldChar w:fldCharType="begin"/>
          </w:r>
          <w:r w:rsidR="00FD254E">
            <w:instrText xml:space="preserve">CITATION Goo15 \l 3082 </w:instrText>
          </w:r>
          <w:r w:rsidR="003D65E6">
            <w:fldChar w:fldCharType="separate"/>
          </w:r>
          <w:r w:rsidR="00FD254E">
            <w:rPr>
              <w:noProof/>
            </w:rPr>
            <w:t>(25)</w:t>
          </w:r>
          <w:r w:rsidR="003D65E6">
            <w:fldChar w:fldCharType="end"/>
          </w:r>
        </w:sdtContent>
      </w:sdt>
      <w:r w:rsidR="007E7BC2">
        <w:t xml:space="preserve">, </w:t>
      </w:r>
      <w:r w:rsidR="007E7BC2" w:rsidRPr="00A6330C">
        <w:t>biblioteca de código abierto para aprendizaje automático</w:t>
      </w:r>
      <w:r w:rsidR="007E7BC2">
        <w:t xml:space="preserve">. </w:t>
      </w:r>
    </w:p>
    <w:p w14:paraId="75267D42" w14:textId="32C1B52A" w:rsidR="007E7BC2" w:rsidRPr="007A3002" w:rsidRDefault="00FC7C4E" w:rsidP="00D82363">
      <w:pPr>
        <w:pStyle w:val="Prrafodelista"/>
        <w:numPr>
          <w:ilvl w:val="2"/>
          <w:numId w:val="6"/>
        </w:numPr>
      </w:pPr>
      <w:r w:rsidRPr="00A6330C">
        <w:t>Pattern</w:t>
      </w:r>
      <w:r>
        <w:rPr>
          <w:noProof/>
        </w:rPr>
        <w:t xml:space="preserve"> </w:t>
      </w:r>
      <w:sdt>
        <w:sdtPr>
          <w:rPr>
            <w:noProof/>
          </w:rPr>
          <w:id w:val="1942404606"/>
          <w:citation/>
        </w:sdtPr>
        <w:sdtContent>
          <w:r w:rsidR="003D65E6">
            <w:rPr>
              <w:noProof/>
            </w:rPr>
            <w:fldChar w:fldCharType="begin"/>
          </w:r>
          <w:r w:rsidR="00FD254E">
            <w:rPr>
              <w:noProof/>
            </w:rPr>
            <w:instrText xml:space="preserve">CITATION Pat \l 3082 </w:instrText>
          </w:r>
          <w:r w:rsidR="003D65E6">
            <w:rPr>
              <w:noProof/>
            </w:rPr>
            <w:fldChar w:fldCharType="separate"/>
          </w:r>
          <w:r w:rsidR="00FD254E">
            <w:rPr>
              <w:noProof/>
            </w:rPr>
            <w:t>(26)</w:t>
          </w:r>
          <w:r w:rsidR="003D65E6">
            <w:rPr>
              <w:noProof/>
            </w:rPr>
            <w:fldChar w:fldCharType="end"/>
          </w:r>
        </w:sdtContent>
      </w:sdt>
      <w:r w:rsidR="003D65E6">
        <w:rPr>
          <w:noProof/>
        </w:rPr>
        <w:t xml:space="preserve">, </w:t>
      </w:r>
      <w:r w:rsidR="00526D01">
        <w:t>bibliotecas</w:t>
      </w:r>
      <w:r w:rsidR="007E7BC2">
        <w:t xml:space="preserve"> de Python para minería en la web.</w:t>
      </w:r>
    </w:p>
    <w:p w14:paraId="60A05306" w14:textId="1C471947" w:rsidR="007E7BC2" w:rsidRPr="00036ADA" w:rsidRDefault="00FC7C4E" w:rsidP="00D82363">
      <w:pPr>
        <w:pStyle w:val="Prrafodelista"/>
        <w:numPr>
          <w:ilvl w:val="2"/>
          <w:numId w:val="6"/>
        </w:numPr>
      </w:pPr>
      <w:r w:rsidRPr="00D854BE">
        <w:t>Keras</w:t>
      </w:r>
      <w:r w:rsidR="003D65E6">
        <w:t xml:space="preserve"> </w:t>
      </w:r>
      <w:sdt>
        <w:sdtPr>
          <w:id w:val="-148288763"/>
          <w:citation/>
        </w:sdtPr>
        <w:sdtContent>
          <w:r w:rsidR="003D65E6">
            <w:fldChar w:fldCharType="begin"/>
          </w:r>
          <w:r w:rsidR="00FD254E">
            <w:instrText xml:space="preserve">CITATION Ker \l 3082 </w:instrText>
          </w:r>
          <w:r w:rsidR="003D65E6">
            <w:fldChar w:fldCharType="separate"/>
          </w:r>
          <w:r w:rsidR="00FD254E">
            <w:rPr>
              <w:noProof/>
            </w:rPr>
            <w:t>(27)</w:t>
          </w:r>
          <w:r w:rsidR="003D65E6">
            <w:fldChar w:fldCharType="end"/>
          </w:r>
        </w:sdtContent>
      </w:sdt>
      <w:r w:rsidR="007E7BC2" w:rsidRPr="00D854BE">
        <w:t>, para redes neuronales.</w:t>
      </w:r>
    </w:p>
    <w:p w14:paraId="019DE560" w14:textId="77777777" w:rsidR="007E7BC2" w:rsidRPr="00036ADA" w:rsidRDefault="007E7BC2" w:rsidP="00D82363">
      <w:pPr>
        <w:pStyle w:val="Prrafodelista"/>
        <w:numPr>
          <w:ilvl w:val="0"/>
          <w:numId w:val="6"/>
        </w:numPr>
        <w:ind w:left="1275"/>
      </w:pPr>
      <w:r w:rsidRPr="00036ADA">
        <w:t>Basadas en Java:</w:t>
      </w:r>
    </w:p>
    <w:p w14:paraId="21753F56" w14:textId="583C1C33" w:rsidR="007E7BC2" w:rsidRPr="00036ADA" w:rsidRDefault="007E7BC2" w:rsidP="00D82363">
      <w:pPr>
        <w:pStyle w:val="Prrafodelista"/>
        <w:numPr>
          <w:ilvl w:val="2"/>
          <w:numId w:val="6"/>
        </w:numPr>
      </w:pPr>
      <w:r w:rsidRPr="00036ADA">
        <w:t xml:space="preserve">CoreNLP </w:t>
      </w:r>
      <w:sdt>
        <w:sdtPr>
          <w:id w:val="-535585873"/>
          <w:citation/>
        </w:sdtPr>
        <w:sdtContent>
          <w:r w:rsidR="003D65E6">
            <w:fldChar w:fldCharType="begin"/>
          </w:r>
          <w:r w:rsidR="00FD254E">
            <w:instrText xml:space="preserve">CITATION Chr \l 3082 </w:instrText>
          </w:r>
          <w:r w:rsidR="003D65E6">
            <w:fldChar w:fldCharType="separate"/>
          </w:r>
          <w:r w:rsidR="00FD254E">
            <w:rPr>
              <w:noProof/>
            </w:rPr>
            <w:t>(28)</w:t>
          </w:r>
          <w:r w:rsidR="003D65E6">
            <w:fldChar w:fldCharType="end"/>
          </w:r>
        </w:sdtContent>
      </w:sdt>
    </w:p>
    <w:p w14:paraId="2A0B8735" w14:textId="56C41805" w:rsidR="007E7BC2" w:rsidRDefault="007E7BC2" w:rsidP="00D82363">
      <w:pPr>
        <w:pStyle w:val="Prrafodelista"/>
        <w:numPr>
          <w:ilvl w:val="2"/>
          <w:numId w:val="6"/>
        </w:numPr>
      </w:pPr>
      <w:r w:rsidRPr="00C87725">
        <w:lastRenderedPageBreak/>
        <w:t>MALLET</w:t>
      </w:r>
      <w:r w:rsidR="003D65E6">
        <w:t xml:space="preserve"> </w:t>
      </w:r>
      <w:sdt>
        <w:sdtPr>
          <w:id w:val="741065924"/>
          <w:citation/>
        </w:sdtPr>
        <w:sdtContent>
          <w:r w:rsidR="003D65E6">
            <w:fldChar w:fldCharType="begin"/>
          </w:r>
          <w:r w:rsidR="00FD254E">
            <w:instrText xml:space="preserve">CITATION And \l 3082 </w:instrText>
          </w:r>
          <w:r w:rsidR="003D65E6">
            <w:fldChar w:fldCharType="separate"/>
          </w:r>
          <w:r w:rsidR="00FD254E">
            <w:rPr>
              <w:noProof/>
            </w:rPr>
            <w:t>(29)</w:t>
          </w:r>
          <w:r w:rsidR="003D65E6">
            <w:fldChar w:fldCharType="end"/>
          </w:r>
        </w:sdtContent>
      </w:sdt>
      <w:r w:rsidRPr="00D174DA">
        <w:t xml:space="preserve">, </w:t>
      </w:r>
      <w:r w:rsidRPr="007C165A">
        <w:t>programas para modelizado temático</w:t>
      </w:r>
      <w:r>
        <w:fldChar w:fldCharType="begin"/>
      </w:r>
      <w:r>
        <w:instrText xml:space="preserve"> XE “</w:instrText>
      </w:r>
      <w:r w:rsidRPr="00435A4F">
        <w:instrText>modelizado temático</w:instrText>
      </w:r>
      <w:r>
        <w:sym w:font="Wingdings" w:char="F04C"/>
      </w:r>
      <w:r w:rsidRPr="007C165A">
        <w:rPr>
          <w:i/>
        </w:rPr>
        <w:instrText>topic model</w:instrText>
      </w:r>
      <w:r>
        <w:instrText>)</w:instrText>
      </w:r>
      <w:r w:rsidRPr="00435A4F">
        <w:instrText xml:space="preserve"> Modelo de aprendizaje sin supervisión que permite detectar el tema o asunto del que trata un documento</w:instrText>
      </w:r>
      <w:r w:rsidR="00ED4398">
        <w:instrText>”</w:instrText>
      </w:r>
      <w:r>
        <w:fldChar w:fldCharType="end"/>
      </w:r>
      <w:r w:rsidRPr="007C165A">
        <w:t xml:space="preserve"> y clasificación de textos</w:t>
      </w:r>
      <w:r>
        <w:fldChar w:fldCharType="begin"/>
      </w:r>
      <w:r>
        <w:instrText xml:space="preserve"> XE “</w:instrText>
      </w:r>
      <w:r w:rsidRPr="001C3CAA">
        <w:instrText>clasificación de textos:Tarea</w:instrText>
      </w:r>
      <w:r>
        <w:instrText>consistente en</w:instrText>
      </w:r>
      <w:r w:rsidRPr="001C3CAA">
        <w:instrText xml:space="preserve"> asignar un documento a una categoría determinada</w:instrText>
      </w:r>
      <w:r w:rsidR="00ED4398">
        <w:instrText>”</w:instrText>
      </w:r>
      <w:r>
        <w:fldChar w:fldCharType="end"/>
      </w:r>
      <w:r w:rsidRPr="007C165A">
        <w:t>.</w:t>
      </w:r>
    </w:p>
    <w:p w14:paraId="174ECDBE" w14:textId="547662C3" w:rsidR="007E7BC2" w:rsidRPr="007C165A" w:rsidRDefault="007E7BC2" w:rsidP="00D82363">
      <w:pPr>
        <w:pStyle w:val="Prrafodelista"/>
        <w:numPr>
          <w:ilvl w:val="2"/>
          <w:numId w:val="6"/>
        </w:numPr>
      </w:pPr>
      <w:r w:rsidRPr="007C165A">
        <w:t>LingPipe</w:t>
      </w:r>
      <w:r w:rsidR="00FC7C4E">
        <w:t xml:space="preserve"> </w:t>
      </w:r>
      <w:sdt>
        <w:sdtPr>
          <w:id w:val="-1372606092"/>
          <w:citation/>
        </w:sdtPr>
        <w:sdtContent>
          <w:r w:rsidR="003D65E6">
            <w:fldChar w:fldCharType="begin"/>
          </w:r>
          <w:r w:rsidR="003D65E6">
            <w:instrText xml:space="preserve"> CITATION Bob07 \l 3082 </w:instrText>
          </w:r>
          <w:r w:rsidR="003D65E6">
            <w:fldChar w:fldCharType="separate"/>
          </w:r>
          <w:r w:rsidR="003D65E6">
            <w:rPr>
              <w:noProof/>
            </w:rPr>
            <w:t>(30)</w:t>
          </w:r>
          <w:r w:rsidR="003D65E6">
            <w:fldChar w:fldCharType="end"/>
          </w:r>
        </w:sdtContent>
      </w:sdt>
    </w:p>
    <w:p w14:paraId="4537A6CF" w14:textId="7EAB54CB" w:rsidR="007E7BC2" w:rsidRPr="007B3663" w:rsidRDefault="007E7BC2" w:rsidP="00D82363">
      <w:pPr>
        <w:pStyle w:val="Prrafodelista"/>
        <w:numPr>
          <w:ilvl w:val="2"/>
          <w:numId w:val="6"/>
        </w:numPr>
        <w:rPr>
          <w:lang w:val="en-US"/>
        </w:rPr>
      </w:pPr>
      <w:r w:rsidRPr="007B3663">
        <w:rPr>
          <w:lang w:val="en-US"/>
        </w:rPr>
        <w:t>Weka</w:t>
      </w:r>
      <w:r w:rsidR="00FC7C4E">
        <w:rPr>
          <w:lang w:val="en-US"/>
        </w:rPr>
        <w:t xml:space="preserve"> </w:t>
      </w:r>
      <w:sdt>
        <w:sdtPr>
          <w:rPr>
            <w:lang w:val="en-US"/>
          </w:rPr>
          <w:id w:val="566231471"/>
          <w:citation/>
        </w:sdtPr>
        <w:sdtContent>
          <w:r w:rsidR="003D65E6">
            <w:rPr>
              <w:lang w:val="en-US"/>
            </w:rPr>
            <w:fldChar w:fldCharType="begin"/>
          </w:r>
          <w:r w:rsidR="003D65E6">
            <w:instrText xml:space="preserve"> CITATION Ian07 \l 3082 </w:instrText>
          </w:r>
          <w:r w:rsidR="003D65E6">
            <w:rPr>
              <w:lang w:val="en-US"/>
            </w:rPr>
            <w:fldChar w:fldCharType="separate"/>
          </w:r>
          <w:r w:rsidR="003D65E6">
            <w:rPr>
              <w:noProof/>
            </w:rPr>
            <w:t>(31)</w:t>
          </w:r>
          <w:r w:rsidR="003D65E6">
            <w:rPr>
              <w:lang w:val="en-US"/>
            </w:rPr>
            <w:fldChar w:fldCharType="end"/>
          </w:r>
        </w:sdtContent>
      </w:sdt>
    </w:p>
    <w:p w14:paraId="03073EEA" w14:textId="2B462712" w:rsidR="007E7BC2" w:rsidRDefault="007E7BC2" w:rsidP="00D82363">
      <w:pPr>
        <w:pStyle w:val="Prrafodelista"/>
        <w:numPr>
          <w:ilvl w:val="2"/>
          <w:numId w:val="6"/>
        </w:numPr>
      </w:pPr>
      <w:r w:rsidRPr="00363657">
        <w:t>yTextMiner</w:t>
      </w:r>
      <w:r w:rsidR="003D65E6">
        <w:t xml:space="preserve"> </w:t>
      </w:r>
      <w:sdt>
        <w:sdtPr>
          <w:id w:val="1034467040"/>
          <w:citation/>
        </w:sdtPr>
        <w:sdtContent>
          <w:r w:rsidR="003D65E6">
            <w:fldChar w:fldCharType="begin"/>
          </w:r>
          <w:r w:rsidR="00FD254E">
            <w:instrText xml:space="preserve">CITATION yTe \l 3082 </w:instrText>
          </w:r>
          <w:r w:rsidR="003D65E6">
            <w:fldChar w:fldCharType="separate"/>
          </w:r>
          <w:r w:rsidR="00FD254E">
            <w:rPr>
              <w:noProof/>
            </w:rPr>
            <w:t>(32)</w:t>
          </w:r>
          <w:r w:rsidR="003D65E6">
            <w:fldChar w:fldCharType="end"/>
          </w:r>
        </w:sdtContent>
      </w:sdt>
      <w:r w:rsidR="003D65E6">
        <w:t xml:space="preserve"> </w:t>
      </w:r>
      <w:r w:rsidR="00FC7C4E">
        <w:t xml:space="preserve"> </w:t>
      </w:r>
      <w:r>
        <w:t>plataforma desarrollada en la universidad de Yonsei, Corea que integra parte de los modelos anteriores con otras bibliotecas tanto para modelización temática como clasificación de textos y análisis de sentimiento.</w:t>
      </w:r>
    </w:p>
    <w:p w14:paraId="48053B6C" w14:textId="099E03A8" w:rsidR="007E7BC2" w:rsidRPr="00860401" w:rsidRDefault="007E7BC2" w:rsidP="00D82363">
      <w:pPr>
        <w:pStyle w:val="Prrafodelista"/>
        <w:numPr>
          <w:ilvl w:val="2"/>
          <w:numId w:val="6"/>
        </w:numPr>
      </w:pPr>
      <w:r w:rsidRPr="00860401">
        <w:rPr>
          <w:rStyle w:val="apple-converted-space"/>
          <w:color w:val="222222"/>
          <w:shd w:val="clear" w:color="auto" w:fill="FFFFFF"/>
        </w:rPr>
        <w:t>Apache Lucene</w:t>
      </w:r>
      <w:r w:rsidR="003D65E6">
        <w:rPr>
          <w:rStyle w:val="apple-converted-space"/>
          <w:color w:val="222222"/>
          <w:shd w:val="clear" w:color="auto" w:fill="FFFFFF"/>
        </w:rPr>
        <w:t xml:space="preserve"> </w:t>
      </w:r>
      <w:sdt>
        <w:sdtPr>
          <w:rPr>
            <w:rStyle w:val="apple-converted-space"/>
            <w:color w:val="222222"/>
            <w:shd w:val="clear" w:color="auto" w:fill="FFFFFF"/>
          </w:rPr>
          <w:id w:val="-518081897"/>
          <w:citation/>
        </w:sdtPr>
        <w:sdtContent>
          <w:r w:rsidR="003D65E6">
            <w:rPr>
              <w:rStyle w:val="apple-converted-space"/>
              <w:color w:val="222222"/>
              <w:shd w:val="clear" w:color="auto" w:fill="FFFFFF"/>
            </w:rPr>
            <w:fldChar w:fldCharType="begin"/>
          </w:r>
          <w:r w:rsidR="004831B5">
            <w:rPr>
              <w:rStyle w:val="apple-converted-space"/>
              <w:color w:val="222222"/>
              <w:shd w:val="clear" w:color="auto" w:fill="FFFFFF"/>
            </w:rPr>
            <w:instrText xml:space="preserve">CITATION htt1 \l 3082 </w:instrText>
          </w:r>
          <w:r w:rsidR="003D65E6">
            <w:rPr>
              <w:rStyle w:val="apple-converted-space"/>
              <w:color w:val="222222"/>
              <w:shd w:val="clear" w:color="auto" w:fill="FFFFFF"/>
            </w:rPr>
            <w:fldChar w:fldCharType="separate"/>
          </w:r>
          <w:r w:rsidR="004831B5" w:rsidRPr="004831B5">
            <w:rPr>
              <w:noProof/>
              <w:color w:val="222222"/>
              <w:shd w:val="clear" w:color="auto" w:fill="FFFFFF"/>
            </w:rPr>
            <w:t>(33)</w:t>
          </w:r>
          <w:r w:rsidR="003D65E6">
            <w:rPr>
              <w:rStyle w:val="apple-converted-space"/>
              <w:color w:val="222222"/>
              <w:shd w:val="clear" w:color="auto" w:fill="FFFFFF"/>
            </w:rPr>
            <w:fldChar w:fldCharType="end"/>
          </w:r>
        </w:sdtContent>
      </w:sdt>
      <w:r>
        <w:rPr>
          <w:rStyle w:val="apple-converted-space"/>
          <w:color w:val="222222"/>
          <w:shd w:val="clear" w:color="auto" w:fill="FFFFFF"/>
        </w:rPr>
        <w:t>.</w:t>
      </w:r>
    </w:p>
    <w:p w14:paraId="0BC582B8" w14:textId="2AEC4D0E" w:rsidR="007E7BC2" w:rsidRPr="007C165A" w:rsidRDefault="007E7BC2" w:rsidP="007E7BC2">
      <w:pPr>
        <w:pStyle w:val="Ttulo3"/>
      </w:pPr>
      <w:bookmarkStart w:id="238" w:name="_Toc485972213"/>
      <w:bookmarkStart w:id="239" w:name="_Toc486015917"/>
      <w:r w:rsidRPr="007C165A">
        <w:t>Plataformas comerciales</w:t>
      </w:r>
      <w:bookmarkEnd w:id="238"/>
      <w:bookmarkEnd w:id="239"/>
    </w:p>
    <w:p w14:paraId="33348737" w14:textId="4438CC26" w:rsidR="007E7BC2" w:rsidRDefault="007E7BC2" w:rsidP="007E7BC2">
      <w:pPr>
        <w:ind w:left="720"/>
      </w:pPr>
      <w:r>
        <w:t>Probablemente</w:t>
      </w:r>
      <w:r w:rsidRPr="008E4612">
        <w:t xml:space="preserve"> la más interesante es la que forman los diferentes paquetes del Sistema </w:t>
      </w:r>
      <w:r w:rsidRPr="008E4612">
        <w:rPr>
          <w:i/>
        </w:rPr>
        <w:t>SAS</w:t>
      </w:r>
      <w:r w:rsidRPr="0070341D">
        <w:rPr>
          <w:i/>
        </w:rPr>
        <w:t>™</w:t>
      </w:r>
      <w:r>
        <w:rPr>
          <w:rStyle w:val="Refdenotaalpie"/>
          <w:i/>
        </w:rPr>
        <w:footnoteReference w:id="6"/>
      </w:r>
      <w:r>
        <w:fldChar w:fldCharType="begin"/>
      </w:r>
      <w:r>
        <w:instrText xml:space="preserve"> XE “</w:instrText>
      </w:r>
      <w:r w:rsidRPr="007010E9">
        <w:instrText>SAS:Acrón</w:instrText>
      </w:r>
      <w:r>
        <w:instrText>i</w:instrText>
      </w:r>
      <w:r w:rsidRPr="007010E9">
        <w:instrText>mo de Statistical Analysis Systems : Lenguaje de programación desarrollado por SAS Institute a finales de los años sesenta</w:instrText>
      </w:r>
      <w:r w:rsidR="00ED4398">
        <w:instrText>”</w:instrText>
      </w:r>
      <w:r>
        <w:fldChar w:fldCharType="end"/>
      </w:r>
      <w:r>
        <w:t>, más concretamente</w:t>
      </w:r>
      <w:r w:rsidRPr="008E4612">
        <w:t>:</w:t>
      </w:r>
    </w:p>
    <w:p w14:paraId="01340F91" w14:textId="6370855B" w:rsidR="007E7BC2" w:rsidRDefault="007E7BC2" w:rsidP="00D82363">
      <w:pPr>
        <w:pStyle w:val="Prrafodelista"/>
        <w:numPr>
          <w:ilvl w:val="0"/>
          <w:numId w:val="6"/>
        </w:numPr>
        <w:ind w:left="1440"/>
      </w:pPr>
      <w:r w:rsidRPr="00CA5B0E">
        <w:rPr>
          <w:i/>
        </w:rPr>
        <w:t>SAS™ Enterprise Miner</w:t>
      </w:r>
      <w:r>
        <w:t xml:space="preserve">: paquete de aprendizaje automático y minería de datos enfocado a </w:t>
      </w:r>
      <w:r w:rsidRPr="001532D6">
        <w:rPr>
          <w:i/>
        </w:rPr>
        <w:t>business analytics</w:t>
      </w:r>
      <w:r>
        <w:rPr>
          <w:i/>
        </w:rPr>
        <w:fldChar w:fldCharType="begin"/>
      </w:r>
      <w:r>
        <w:instrText xml:space="preserve"> XE “</w:instrText>
      </w:r>
      <w:r w:rsidRPr="00B8592C">
        <w:rPr>
          <w:i/>
        </w:rPr>
        <w:instrText>business analytics:</w:instrText>
      </w:r>
      <w:r w:rsidRPr="00B8592C">
        <w:instrText xml:space="preserve">Conjunto de habilidades, técnicas y prácticas para la exploración iterativa del desempeño pasado de una empresa a fin de obtener </w:instrText>
      </w:r>
      <w:r>
        <w:instrText xml:space="preserve">una mejor comprensión de su funcionamiento ysu </w:instrText>
      </w:r>
      <w:r w:rsidRPr="00B8592C">
        <w:instrText xml:space="preserve"> desarrollo futuro. Utiliza tanto la minería de datos como la inteligencia artificial</w:instrText>
      </w:r>
      <w:r w:rsidR="00ED4398">
        <w:instrText>”</w:instrText>
      </w:r>
      <w:r>
        <w:rPr>
          <w:i/>
        </w:rPr>
        <w:fldChar w:fldCharType="end"/>
      </w:r>
    </w:p>
    <w:p w14:paraId="4545E533" w14:textId="4418B2B5" w:rsidR="007E7BC2" w:rsidRDefault="007E7BC2" w:rsidP="00EB5695">
      <w:pPr>
        <w:pStyle w:val="Prrafodelista"/>
        <w:numPr>
          <w:ilvl w:val="0"/>
          <w:numId w:val="6"/>
        </w:numPr>
        <w:ind w:left="1440"/>
        <w:sectPr w:rsidR="007E7BC2" w:rsidSect="00EB5695">
          <w:type w:val="oddPage"/>
          <w:pgSz w:w="11906" w:h="16838"/>
          <w:pgMar w:top="1417" w:right="1701" w:bottom="1417" w:left="1701" w:header="708" w:footer="708" w:gutter="0"/>
          <w:cols w:space="708"/>
          <w:docGrid w:linePitch="360"/>
        </w:sectPr>
      </w:pPr>
      <w:r w:rsidRPr="00EB5695">
        <w:rPr>
          <w:i/>
        </w:rPr>
        <w:t>SAS™</w:t>
      </w:r>
      <w:r w:rsidR="00FC7C4E">
        <w:rPr>
          <w:i/>
        </w:rPr>
        <w:t xml:space="preserve"> </w:t>
      </w:r>
      <w:r w:rsidRPr="00EB5695">
        <w:rPr>
          <w:i/>
        </w:rPr>
        <w:t>Text Miner</w:t>
      </w:r>
      <w:r>
        <w:t>: utiliza la técnica SVD</w:t>
      </w:r>
      <w:r>
        <w:fldChar w:fldCharType="begin"/>
      </w:r>
      <w:r>
        <w:instrText xml:space="preserve"> XE “</w:instrText>
      </w:r>
      <w:r w:rsidRPr="00B8431C">
        <w:instrText>SVD:</w:instrText>
      </w:r>
      <w:r w:rsidRPr="00EB5695">
        <w:rPr>
          <w:i/>
        </w:rPr>
        <w:instrText>D</w:instrText>
      </w:r>
      <w:r w:rsidRPr="00B8431C">
        <w:instrText xml:space="preserve">escomposición en </w:instrText>
      </w:r>
      <w:r w:rsidRPr="00EB5695">
        <w:rPr>
          <w:i/>
        </w:rPr>
        <w:instrText>V</w:instrText>
      </w:r>
      <w:r w:rsidRPr="00B8431C">
        <w:instrText xml:space="preserve">alores </w:instrText>
      </w:r>
      <w:r w:rsidRPr="00EB5695">
        <w:rPr>
          <w:i/>
        </w:rPr>
        <w:instrText>S</w:instrText>
      </w:r>
      <w:r w:rsidRPr="00B8431C">
        <w:instrText>ingulares de la matriz término-documento que permite simplificar las tareas de minería de datos</w:instrText>
      </w:r>
      <w:r w:rsidR="00ED4398">
        <w:instrText>”</w:instrText>
      </w:r>
      <w:r>
        <w:fldChar w:fldCharType="end"/>
      </w:r>
      <w:r>
        <w:t xml:space="preserve"> (la misma que gensim) para simplificar y acelerar la clasificación de textos y extracción de información. </w:t>
      </w:r>
    </w:p>
    <w:p w14:paraId="25769FDC" w14:textId="6C8DC22E" w:rsidR="007E7BC2" w:rsidRDefault="007E7BC2" w:rsidP="007E7BC2">
      <w:pPr>
        <w:pStyle w:val="Ttulo1"/>
      </w:pPr>
      <w:bookmarkStart w:id="240" w:name="_Diseño"/>
      <w:bookmarkStart w:id="241" w:name="_Toc471990165"/>
      <w:bookmarkStart w:id="242" w:name="_Toc485972214"/>
      <w:bookmarkStart w:id="243" w:name="_Toc486015918"/>
      <w:bookmarkEnd w:id="240"/>
      <w:r>
        <w:lastRenderedPageBreak/>
        <w:t>Diseño</w:t>
      </w:r>
      <w:bookmarkEnd w:id="241"/>
      <w:bookmarkEnd w:id="242"/>
      <w:bookmarkEnd w:id="243"/>
    </w:p>
    <w:p w14:paraId="52DF810E" w14:textId="77777777" w:rsidR="007E7BC2" w:rsidRDefault="007E7BC2" w:rsidP="007E7BC2">
      <w:r>
        <w:t>El diseño del proyecto se basa en dos partes:</w:t>
      </w:r>
    </w:p>
    <w:p w14:paraId="6366D086" w14:textId="77777777" w:rsidR="007E7BC2" w:rsidRDefault="007E7BC2" w:rsidP="00D82363">
      <w:pPr>
        <w:pStyle w:val="Prrafodelista"/>
        <w:numPr>
          <w:ilvl w:val="0"/>
          <w:numId w:val="24"/>
        </w:numPr>
      </w:pPr>
      <w:r>
        <w:t xml:space="preserve">Parte I: </w:t>
      </w:r>
      <w:r w:rsidRPr="000E4CC4">
        <w:rPr>
          <w:i/>
        </w:rPr>
        <w:t xml:space="preserve">Investigación y </w:t>
      </w:r>
      <w:r w:rsidR="00FC7C4E" w:rsidRPr="000E4CC4">
        <w:rPr>
          <w:i/>
        </w:rPr>
        <w:t>diseño</w:t>
      </w:r>
      <w:r w:rsidR="00FC7C4E" w:rsidRPr="00F8339D">
        <w:t xml:space="preserve"> de</w:t>
      </w:r>
      <w:r w:rsidRPr="00F8339D">
        <w:t xml:space="preserve"> un clasificador</w:t>
      </w:r>
      <w:r>
        <w:t xml:space="preserve"> de tuits de odio.</w:t>
      </w:r>
    </w:p>
    <w:p w14:paraId="7A5A87BB" w14:textId="77777777" w:rsidR="007E7BC2" w:rsidRDefault="007E7BC2" w:rsidP="00D82363">
      <w:pPr>
        <w:pStyle w:val="Prrafodelista"/>
        <w:numPr>
          <w:ilvl w:val="0"/>
          <w:numId w:val="24"/>
        </w:numPr>
      </w:pPr>
      <w:r>
        <w:t xml:space="preserve">Parte II: </w:t>
      </w:r>
      <w:r>
        <w:rPr>
          <w:i/>
        </w:rPr>
        <w:t xml:space="preserve">Implementación </w:t>
      </w:r>
      <w:r w:rsidRPr="000E4CC4">
        <w:rPr>
          <w:i/>
        </w:rPr>
        <w:t xml:space="preserve">de un </w:t>
      </w:r>
      <w:r>
        <w:rPr>
          <w:i/>
        </w:rPr>
        <w:t>detect</w:t>
      </w:r>
      <w:r w:rsidRPr="000E4CC4">
        <w:rPr>
          <w:i/>
        </w:rPr>
        <w:t>or</w:t>
      </w:r>
      <w:r>
        <w:t xml:space="preserve"> de tuits de odio basado en los resultados de la Parte I </w:t>
      </w:r>
      <w:r w:rsidRPr="0022189F">
        <w:rPr>
          <w:i/>
        </w:rPr>
        <w:t xml:space="preserve">utilizable por el </w:t>
      </w:r>
      <w:r>
        <w:rPr>
          <w:i/>
        </w:rPr>
        <w:t>cliente o</w:t>
      </w:r>
      <w:r w:rsidR="00FC7C4E">
        <w:rPr>
          <w:i/>
        </w:rPr>
        <w:t xml:space="preserve"> </w:t>
      </w:r>
      <w:r w:rsidRPr="0022189F">
        <w:rPr>
          <w:i/>
        </w:rPr>
        <w:t>usuario</w:t>
      </w:r>
      <w:r w:rsidR="00FC7C4E">
        <w:rPr>
          <w:i/>
        </w:rPr>
        <w:t xml:space="preserve"> </w:t>
      </w:r>
      <w:r>
        <w:t>con el que se lleva a la práctica , con diferentes métodos y herramientas, lo planificado en la fase de diseño.</w:t>
      </w:r>
    </w:p>
    <w:p w14:paraId="7E161614" w14:textId="6B18C409" w:rsidR="007E7BC2" w:rsidRDefault="007E7BC2" w:rsidP="007A221B">
      <w:pPr>
        <w:pStyle w:val="Ttulo2"/>
      </w:pPr>
      <w:bookmarkStart w:id="244" w:name="_Toc485972215"/>
      <w:bookmarkStart w:id="245" w:name="_Toc486015919"/>
      <w:r>
        <w:t>Parte I</w:t>
      </w:r>
      <w:bookmarkEnd w:id="244"/>
      <w:bookmarkEnd w:id="245"/>
    </w:p>
    <w:p w14:paraId="3059F4ED" w14:textId="77777777" w:rsidR="007E7BC2" w:rsidRDefault="007E7BC2" w:rsidP="007E7BC2">
      <w:pPr>
        <w:ind w:left="567"/>
      </w:pPr>
      <w:r>
        <w:t>Para llevar acabar esta primera parte, se ha dividido la funcionalidad necesaria en pequeños módulos que unidos realizan las</w:t>
      </w:r>
      <w:r w:rsidR="00FC7C4E">
        <w:t xml:space="preserve"> </w:t>
      </w:r>
      <w:r>
        <w:t>tareas precisas para esta parte:</w:t>
      </w:r>
    </w:p>
    <w:p w14:paraId="06160516" w14:textId="77777777" w:rsidR="007E7BC2" w:rsidRDefault="007E7BC2" w:rsidP="00D82363">
      <w:pPr>
        <w:pStyle w:val="Prrafodelista"/>
        <w:numPr>
          <w:ilvl w:val="0"/>
          <w:numId w:val="22"/>
        </w:numPr>
      </w:pPr>
      <w:r>
        <w:t>Obtención de tuits.</w:t>
      </w:r>
    </w:p>
    <w:p w14:paraId="15CDE06E" w14:textId="77777777" w:rsidR="007E7BC2" w:rsidRDefault="007E7BC2" w:rsidP="00D82363">
      <w:pPr>
        <w:pStyle w:val="Prrafodelista"/>
        <w:numPr>
          <w:ilvl w:val="0"/>
          <w:numId w:val="22"/>
        </w:numPr>
      </w:pPr>
      <w:r>
        <w:t>Limpieza de tuits.</w:t>
      </w:r>
    </w:p>
    <w:p w14:paraId="1627A1B9" w14:textId="77777777" w:rsidR="007E7BC2" w:rsidRDefault="007E7BC2" w:rsidP="00D82363">
      <w:pPr>
        <w:pStyle w:val="Prrafodelista"/>
        <w:numPr>
          <w:ilvl w:val="0"/>
          <w:numId w:val="22"/>
        </w:numPr>
      </w:pPr>
      <w:r>
        <w:t>Extracción de información de los tuits.</w:t>
      </w:r>
    </w:p>
    <w:p w14:paraId="0973EDCF" w14:textId="77777777" w:rsidR="007E7BC2" w:rsidRDefault="007E7BC2" w:rsidP="00D82363">
      <w:pPr>
        <w:pStyle w:val="Prrafodelista"/>
        <w:numPr>
          <w:ilvl w:val="0"/>
          <w:numId w:val="22"/>
        </w:numPr>
      </w:pPr>
      <w:r>
        <w:t>Selección de tuits.</w:t>
      </w:r>
    </w:p>
    <w:p w14:paraId="3F76C922" w14:textId="6902492A" w:rsidR="007E7BC2" w:rsidRDefault="007E7BC2" w:rsidP="00D82363">
      <w:pPr>
        <w:pStyle w:val="Prrafodelista"/>
        <w:numPr>
          <w:ilvl w:val="0"/>
          <w:numId w:val="22"/>
        </w:numPr>
      </w:pPr>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p>
    <w:p w14:paraId="4B0EFA43" w14:textId="77777777" w:rsidR="007E7BC2" w:rsidRDefault="007E7BC2" w:rsidP="00D82363">
      <w:pPr>
        <w:pStyle w:val="Prrafodelista"/>
        <w:numPr>
          <w:ilvl w:val="0"/>
          <w:numId w:val="22"/>
        </w:numPr>
      </w:pPr>
      <w:r>
        <w:t>Selección de atributos.</w:t>
      </w:r>
    </w:p>
    <w:p w14:paraId="18A3BF2C" w14:textId="77777777" w:rsidR="007E7BC2" w:rsidRDefault="007E7BC2" w:rsidP="00D82363">
      <w:pPr>
        <w:pStyle w:val="Prrafodelista"/>
        <w:numPr>
          <w:ilvl w:val="0"/>
          <w:numId w:val="22"/>
        </w:numPr>
      </w:pPr>
      <w:r>
        <w:t>Clasificación supervisada.</w:t>
      </w:r>
    </w:p>
    <w:p w14:paraId="5CE9C4DD" w14:textId="77777777" w:rsidR="007E7BC2" w:rsidRDefault="007E7BC2" w:rsidP="00D82363">
      <w:pPr>
        <w:pStyle w:val="Prrafodelista"/>
        <w:numPr>
          <w:ilvl w:val="0"/>
          <w:numId w:val="22"/>
        </w:numPr>
      </w:pPr>
      <w:r>
        <w:t>Validación de los resultados.</w:t>
      </w:r>
    </w:p>
    <w:p w14:paraId="0F322FE0" w14:textId="607BBF4C" w:rsidR="007E7BC2" w:rsidRDefault="007E7BC2" w:rsidP="007E7BC2">
      <w:pPr>
        <w:pStyle w:val="Ttulo3"/>
      </w:pPr>
      <w:bookmarkStart w:id="246" w:name="_Obtención_de_tuits_1"/>
      <w:bookmarkStart w:id="247" w:name="_Toc485972216"/>
      <w:bookmarkStart w:id="248" w:name="_Toc486015920"/>
      <w:bookmarkEnd w:id="246"/>
      <w:r>
        <w:t>Obtención de tuits</w:t>
      </w:r>
      <w:bookmarkEnd w:id="247"/>
      <w:bookmarkEnd w:id="248"/>
    </w:p>
    <w:p w14:paraId="136352D5" w14:textId="3E399C4B" w:rsidR="007E7BC2" w:rsidRDefault="007E7BC2" w:rsidP="007E7BC2">
      <w:pPr>
        <w:ind w:left="720"/>
      </w:pPr>
      <w:r>
        <w:t>Para recolectar la muestra de tuits que servirán como</w:t>
      </w:r>
      <w:r w:rsidR="00FC7C4E">
        <w:t xml:space="preserve"> </w:t>
      </w:r>
      <w:r>
        <w:t xml:space="preserve">fuente de los conjuntos de entrenamiento, validación y prueba es necesario idear un plan de captura de tuits de tal forma que </w:t>
      </w:r>
      <w:r w:rsidRPr="000F400F">
        <w:rPr>
          <w:i/>
        </w:rPr>
        <w:t>nuestras peticiones siempre sean aceptadas por los servidores de Twitter</w:t>
      </w:r>
      <w:r>
        <w:t xml:space="preserve">. Por ello se propone la creación de </w:t>
      </w:r>
      <w:r w:rsidRPr="000F400F">
        <w:rPr>
          <w:i/>
        </w:rPr>
        <w:t>varias cuentas</w:t>
      </w:r>
      <w:r>
        <w:t xml:space="preserve"> de Twitter para no exceder el número de peticiones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instrText xml:space="preserve">" </w:instrText>
      </w:r>
      <w:r>
        <w:fldChar w:fldCharType="end"/>
      </w:r>
      <w:r>
        <w:t xml:space="preserve"> de Twitter. Como requisito</w:t>
      </w:r>
      <w:r>
        <w:rPr>
          <w:rStyle w:val="Refdenotaalpie"/>
        </w:rPr>
        <w:footnoteReference w:id="7"/>
      </w:r>
      <w:r>
        <w:t xml:space="preserve">, los tuits a ser descargados tienen que </w:t>
      </w:r>
      <w:r w:rsidRPr="000F400F">
        <w:rPr>
          <w:i/>
        </w:rPr>
        <w:t>proceder de España</w:t>
      </w:r>
      <w:r>
        <w:t xml:space="preserve"> y </w:t>
      </w:r>
      <w:r w:rsidRPr="000F400F">
        <w:rPr>
          <w:i/>
        </w:rPr>
        <w:t>estar en español</w:t>
      </w:r>
      <w:r>
        <w:t xml:space="preserve">. Cada tuit se compondrá de: identificador, autor, fecha y texto. A lo largo de las demás etapas se trabaja con un </w:t>
      </w:r>
      <w:r w:rsidRPr="008D5717">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rPr>
          <w:i/>
        </w:rPr>
        <w:fldChar w:fldCharType="end"/>
      </w:r>
      <w:r>
        <w:t xml:space="preserve"> de aproximadamente 1.000.000 de tuits obtenidos en la etapa actual.</w:t>
      </w:r>
    </w:p>
    <w:p w14:paraId="646D8088" w14:textId="73B0924D" w:rsidR="007E7BC2" w:rsidRDefault="007E7BC2" w:rsidP="007E7BC2">
      <w:pPr>
        <w:pStyle w:val="Ttulo3"/>
      </w:pPr>
      <w:bookmarkStart w:id="249" w:name="_Toc485972217"/>
      <w:bookmarkStart w:id="250" w:name="_Toc486015921"/>
      <w:r>
        <w:t>Limpieza de tuits</w:t>
      </w:r>
      <w:bookmarkEnd w:id="249"/>
      <w:bookmarkEnd w:id="250"/>
    </w:p>
    <w:p w14:paraId="57E8C25D" w14:textId="1036B754" w:rsidR="007E7BC2" w:rsidRDefault="007E7BC2" w:rsidP="007E7BC2">
      <w:pPr>
        <w:ind w:left="720"/>
      </w:pPr>
      <w:r>
        <w:t xml:space="preserve">Se deberá de tener en cuenta el formato Unicode del texto contenido en los tuits por lo que se pueden encontrar caracteres extraños en los tuits tales como: </w:t>
      </w:r>
      <w:r w:rsidRPr="00FC5B8E">
        <w:rPr>
          <w:i/>
        </w:rPr>
        <w:t>kanjis</w:t>
      </w:r>
      <w:r>
        <w:t xml:space="preserve">, eñes, tildes… Estos caracteres al igual que los </w:t>
      </w:r>
      <w:r w:rsidRPr="00FC5B8E">
        <w:rPr>
          <w:i/>
        </w:rPr>
        <w:t>emojis</w:t>
      </w:r>
      <w:r>
        <w:rPr>
          <w:i/>
        </w:rPr>
        <w:fldChar w:fldCharType="begin"/>
      </w:r>
      <w:r>
        <w:instrText xml:space="preserve"> XE "</w:instrText>
      </w:r>
      <w:r w:rsidRPr="002D31C9">
        <w:rPr>
          <w:i/>
        </w:rPr>
        <w:instrText>emojis:</w:instrText>
      </w:r>
      <w:r w:rsidRPr="002D31C9">
        <w:instrText>ideogramas o caracteres usados en mensajes electrónicos y sitios web</w:instrText>
      </w:r>
      <w:r w:rsidR="00ED4398">
        <w:instrText>”</w:instrText>
      </w:r>
      <w:r>
        <w:instrText xml:space="preserve"> </w:instrText>
      </w:r>
      <w:r>
        <w:rPr>
          <w:i/>
        </w:rPr>
        <w:fldChar w:fldCharType="end"/>
      </w:r>
      <w:r>
        <w:t xml:space="preserve"> deben de ser eliminados ya que la extracción de información de los mismos es complicada. También se lleva a cabo la eliminación de los signos de puntuación: puntos, comas, puntos y comas. Todos los caracteres a ser borrados se consideran </w:t>
      </w:r>
      <w:r w:rsidR="00285091" w:rsidRPr="00713D3F">
        <w:rPr>
          <w:i/>
        </w:rPr>
        <w:t>stopwords</w:t>
      </w:r>
      <w:r w:rsidR="00285091">
        <w:rPr>
          <w:i/>
        </w:rPr>
        <w:t>.</w:t>
      </w:r>
      <w:r w:rsidR="00285091">
        <w:t xml:space="preserve"> </w:t>
      </w:r>
      <w:r w:rsidR="00793FE8">
        <w:t>Además,</w:t>
      </w:r>
      <w:r>
        <w:t xml:space="preserve"> se realiza la eliminación de más de tres duplicados de un carácter consecutivo convirtiéndolo en solo uno, al no haber ninguna palabra en español con tres caracteres consecutivos iguales, se considera que el usuario que ha escrito el tuit muestra énfasis en lo que quiere expresar. Finalmente</w:t>
      </w:r>
      <w:r w:rsidR="00793FE8">
        <w:t>,</w:t>
      </w:r>
      <w:r>
        <w:t xml:space="preserve"> se transforma todo el tuit a caracteres en minúsculas.</w:t>
      </w:r>
    </w:p>
    <w:p w14:paraId="17754547" w14:textId="4DC1F1D9" w:rsidR="007E7BC2" w:rsidRDefault="007E7BC2" w:rsidP="007E7BC2">
      <w:pPr>
        <w:pStyle w:val="Ttulo3"/>
      </w:pPr>
      <w:bookmarkStart w:id="251" w:name="_Toc485972218"/>
      <w:bookmarkStart w:id="252" w:name="_Toc486015922"/>
      <w:r>
        <w:lastRenderedPageBreak/>
        <w:t>Extracción de información de los tuits</w:t>
      </w:r>
      <w:bookmarkEnd w:id="251"/>
      <w:bookmarkEnd w:id="252"/>
    </w:p>
    <w:p w14:paraId="08EF5FF5" w14:textId="1B163AA9" w:rsidR="007E7BC2" w:rsidRDefault="007E7BC2" w:rsidP="007E7BC2">
      <w:pPr>
        <w:ind w:left="720"/>
      </w:pPr>
      <w:r>
        <w:t xml:space="preserve">Una vez que se han </w:t>
      </w:r>
      <w:r w:rsidRPr="0022189F">
        <w:rPr>
          <w:i/>
        </w:rPr>
        <w:t>limpiado</w:t>
      </w:r>
      <w:r>
        <w:t xml:space="preserve"> los tuits, se extraerán de estos los tipos de palabras relevantes en español, es decir, tipos que transmitan información acerca del contenido semántico del tuit. Para realizar esto se utiliza un </w:t>
      </w:r>
      <w:r w:rsidRPr="00335865">
        <w:rPr>
          <w:i/>
        </w:rPr>
        <w:t>analizador morfológico</w:t>
      </w:r>
      <w:r>
        <w:t xml:space="preserve">, también conocido como </w:t>
      </w:r>
      <w:r>
        <w:rPr>
          <w:i/>
        </w:rPr>
        <w:t>POS</w:t>
      </w:r>
      <w:r w:rsidR="00371765">
        <w:rPr>
          <w:i/>
        </w:rPr>
        <w:t>-</w:t>
      </w:r>
      <w:r>
        <w:rPr>
          <w:i/>
        </w:rPr>
        <w:t>Tagger</w:t>
      </w:r>
      <w:r>
        <w:rPr>
          <w:i/>
        </w:rPr>
        <w:fldChar w:fldCharType="begin"/>
      </w:r>
      <w:r>
        <w:instrText xml:space="preserve"> XE "</w:instrText>
      </w:r>
      <w:r w:rsidRPr="00B36664">
        <w:rPr>
          <w:i/>
        </w:rPr>
        <w:instrText>POS Tagger:</w:instrText>
      </w:r>
      <w:r w:rsidRPr="00B36664">
        <w:instrText>Analizador morfológico que permite diferenciar entre diferentes tipos de palabras: verbos, nombres, preposiciones, adverbios…</w:instrText>
      </w:r>
      <w:r>
        <w:instrText xml:space="preserve">" </w:instrText>
      </w:r>
      <w:r>
        <w:rPr>
          <w:i/>
        </w:rPr>
        <w:fldChar w:fldCharType="end"/>
      </w:r>
      <w:r>
        <w:t xml:space="preserve">. Este analizador morfológico permite diferenciar entre diferentes tipos de palabras: verbos, nombres, preposiciones, adverbios… En este caso se usan verbos, </w:t>
      </w:r>
      <w:r w:rsidR="00574DD2">
        <w:t xml:space="preserve">nombres y adjetivos ya que estas clases </w:t>
      </w:r>
      <w:r>
        <w:t xml:space="preserve">de palabras proporcionan la mayor parte de la semántica de un texto en español. El </w:t>
      </w:r>
      <w:r w:rsidRPr="00517DF3">
        <w:rPr>
          <w:i/>
        </w:rPr>
        <w:t>POS</w:t>
      </w:r>
      <w:r w:rsidR="00371765">
        <w:rPr>
          <w:i/>
        </w:rPr>
        <w:t>-</w:t>
      </w:r>
      <w:r w:rsidRPr="00517DF3">
        <w:rPr>
          <w:i/>
        </w:rPr>
        <w:t>Tagger</w:t>
      </w:r>
      <w:r>
        <w:t xml:space="preserve"> actúa también como eliminador de palabras vacías. Además, se introducen en los tuits nuevos términos con significado que posteriormente puedan ser de utilidad. Por ejemplo: “@usuario” se sustituye por USER (se menciona a un usuario), “#tema” se sustituye por HASHTAG (indicando un tema de Twitter), y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40DF17" w14:textId="77777777" w:rsidR="007E7BC2" w:rsidRDefault="007E7BC2" w:rsidP="007E7BC2">
      <w:pPr>
        <w:ind w:left="720"/>
      </w:pPr>
    </w:p>
    <w:p w14:paraId="6DBB722F" w14:textId="27A0A6F4" w:rsidR="007E7BC2" w:rsidRDefault="008D1426" w:rsidP="007E7BC2">
      <w:pPr>
        <w:keepNext/>
        <w:ind w:left="720"/>
        <w:jc w:val="center"/>
      </w:pPr>
      <w:r w:rsidRPr="00FB2127">
        <w:rPr>
          <w:noProof/>
          <w:lang w:eastAsia="ja-JP"/>
        </w:rPr>
        <w:drawing>
          <wp:inline distT="0" distB="0" distL="0" distR="0" wp14:anchorId="02CEFEDE" wp14:editId="159C48C7">
            <wp:extent cx="3427095" cy="1057275"/>
            <wp:effectExtent l="0" t="0" r="1905" b="9525"/>
            <wp:docPr id="29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7095" cy="1057275"/>
                    </a:xfrm>
                    <a:prstGeom prst="rect">
                      <a:avLst/>
                    </a:prstGeom>
                    <a:noFill/>
                    <a:ln>
                      <a:noFill/>
                    </a:ln>
                  </pic:spPr>
                </pic:pic>
              </a:graphicData>
            </a:graphic>
          </wp:inline>
        </w:drawing>
      </w:r>
    </w:p>
    <w:p w14:paraId="4B186671" w14:textId="731AD323" w:rsidR="007E7BC2" w:rsidRDefault="007E7BC2" w:rsidP="007E7BC2">
      <w:pPr>
        <w:pStyle w:val="Epgrafe"/>
        <w:ind w:left="720"/>
      </w:pPr>
      <w:bookmarkStart w:id="253" w:name="_Ref485644988"/>
      <w:bookmarkStart w:id="254" w:name="_Toc486016022"/>
      <w:r>
        <w:t xml:space="preserve">Figura </w:t>
      </w:r>
      <w:fldSimple w:instr=" STYLEREF 1 \s ">
        <w:r w:rsidR="00325219">
          <w:rPr>
            <w:noProof/>
          </w:rPr>
          <w:t>3</w:t>
        </w:r>
      </w:fldSimple>
      <w:r w:rsidR="0042492B">
        <w:noBreakHyphen/>
      </w:r>
      <w:fldSimple w:instr=" SEQ Figura \* ARABIC \s 1 ">
        <w:r w:rsidR="00325219">
          <w:rPr>
            <w:noProof/>
          </w:rPr>
          <w:t>1</w:t>
        </w:r>
      </w:fldSimple>
      <w:bookmarkEnd w:id="253"/>
      <w:r>
        <w:t>:</w:t>
      </w:r>
      <w:r w:rsidRPr="00080CCE">
        <w:t xml:space="preserve"> Tuit una vez se ha extraído la </w:t>
      </w:r>
      <w:r>
        <w:t>I</w:t>
      </w:r>
      <w:r w:rsidRPr="00080CCE">
        <w:t>nformación.</w:t>
      </w:r>
      <w:bookmarkEnd w:id="254"/>
    </w:p>
    <w:p w14:paraId="021ED026" w14:textId="5095BBB0" w:rsidR="007E7BC2" w:rsidRDefault="007E7BC2" w:rsidP="007E7BC2">
      <w:pPr>
        <w:ind w:left="720"/>
      </w:pPr>
      <w:r>
        <w:t xml:space="preserve">En la </w:t>
      </w:r>
      <w:r>
        <w:fldChar w:fldCharType="begin"/>
      </w:r>
      <w:r>
        <w:instrText xml:space="preserve"> REF _Ref485644988 \h </w:instrText>
      </w:r>
      <w:r>
        <w:fldChar w:fldCharType="separate"/>
      </w:r>
      <w:r w:rsidR="00325219">
        <w:t xml:space="preserve">Figura </w:t>
      </w:r>
      <w:r w:rsidR="00325219">
        <w:rPr>
          <w:noProof/>
        </w:rPr>
        <w:t>3</w:t>
      </w:r>
      <w:r w:rsidR="00325219">
        <w:noBreakHyphen/>
      </w:r>
      <w:r w:rsidR="00325219">
        <w:rPr>
          <w:noProof/>
        </w:rPr>
        <w:t>1</w:t>
      </w:r>
      <w:r>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73240623" w14:textId="4C3D5FA5" w:rsidR="007E7BC2" w:rsidRDefault="007E7BC2" w:rsidP="007E7BC2">
      <w:pPr>
        <w:pStyle w:val="Ttulo3"/>
      </w:pPr>
      <w:bookmarkStart w:id="255" w:name="_Selección_de_tuits_1"/>
      <w:bookmarkStart w:id="256" w:name="_Toc485972219"/>
      <w:bookmarkStart w:id="257" w:name="_Toc486015923"/>
      <w:bookmarkEnd w:id="255"/>
      <w:r>
        <w:t>Selección de tuits para etiquetado</w:t>
      </w:r>
      <w:bookmarkEnd w:id="256"/>
      <w:bookmarkEnd w:id="257"/>
    </w:p>
    <w:p w14:paraId="480C5FBB" w14:textId="77777777" w:rsidR="007E7BC2" w:rsidRDefault="007E7BC2" w:rsidP="007E7BC2">
      <w:pPr>
        <w:ind w:left="720"/>
      </w:pPr>
      <w:r>
        <w:t xml:space="preserve">Como se menciona en la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y proporciones es imposible llevarse a cabo.  Por ello la selección de tuits se realiza mediante el uso de </w:t>
      </w:r>
      <w:r w:rsidRPr="00D84D7A">
        <w:rPr>
          <w:i/>
        </w:rPr>
        <w:t>un filtro</w:t>
      </w:r>
      <w:r>
        <w:t xml:space="preserve"> basado en términos que contengan connotación negativa y dotado de mecanismos de control del </w:t>
      </w:r>
      <w:r w:rsidRPr="00D84D7A">
        <w:rPr>
          <w:i/>
        </w:rPr>
        <w:t>ancho de</w:t>
      </w:r>
      <w:r>
        <w:t xml:space="preserve"> la </w:t>
      </w:r>
      <w:r w:rsidRPr="00D84D7A">
        <w:rPr>
          <w:i/>
        </w:rPr>
        <w:t>banda</w:t>
      </w:r>
      <w:r>
        <w:t xml:space="preserve"> de paso.</w:t>
      </w:r>
    </w:p>
    <w:p w14:paraId="1DC172CF" w14:textId="77777777" w:rsidR="007E7BC2" w:rsidRDefault="007E7BC2" w:rsidP="007E7BC2">
      <w:pPr>
        <w:ind w:left="720"/>
      </w:pPr>
      <w:r>
        <w:t xml:space="preserve">Solo pasarán por el filtro aquellos tuits que contengan términos considerados de odio por el </w:t>
      </w:r>
      <w:r w:rsidR="00285091">
        <w:t>filtro. Como</w:t>
      </w:r>
      <w:r>
        <w:t xml:space="preserve"> se mencionó en §</w:t>
      </w:r>
      <w:hyperlink w:anchor="_Detección_de_lenguaje" w:history="1">
        <w:r w:rsidRPr="00F6061B">
          <w:rPr>
            <w:rStyle w:val="Hipervnculo"/>
          </w:rPr>
          <w:t>2.1</w:t>
        </w:r>
      </w:hyperlink>
      <w:r>
        <w:t xml:space="preserve"> es este un método utilizado de un modo u otro en la detección de lenguaje de odio o insultante para equilibrar medida la proporción de tuits de odio y no odio.</w:t>
      </w:r>
    </w:p>
    <w:p w14:paraId="215E3BEE" w14:textId="45F4926E" w:rsidR="007E7BC2" w:rsidRDefault="007E7BC2" w:rsidP="007E7BC2">
      <w:pPr>
        <w:ind w:left="720"/>
      </w:pPr>
      <w:r>
        <w:t xml:space="preserve">El diseño del filtro está basando en conjuntos de palabras que contengan odio en distintas temáticas: raza, género, religión…cuya obtención se hace de modo iterativo partiendo de un </w:t>
      </w:r>
      <w:r w:rsidRPr="006D15EE">
        <w:rPr>
          <w:i/>
        </w:rPr>
        <w:t>núcleo</w:t>
      </w:r>
      <w:r>
        <w:t xml:space="preserve"> inicial extraído de </w:t>
      </w:r>
      <w:r w:rsidRPr="000E4B15">
        <w:t>hatebase</w:t>
      </w:r>
      <w:r w:rsidRPr="000E4B15">
        <w:fldChar w:fldCharType="begin"/>
      </w:r>
      <w:r>
        <w:instrText xml:space="preserve"> XE "</w:instrText>
      </w:r>
      <w:r w:rsidRPr="000E4B15">
        <w:instrText>hatebase:</w:instrText>
      </w:r>
      <w:r w:rsidRPr="00BB5AFF">
        <w:instrText>Base de datos multilingüe de palabras de odio</w:instrText>
      </w:r>
      <w:r w:rsidR="00ED4398">
        <w:instrText>”</w:instrText>
      </w:r>
      <w:r>
        <w:instrText xml:space="preserve"> </w:instrText>
      </w:r>
      <w:r w:rsidRPr="000E4B15">
        <w:fldChar w:fldCharType="end"/>
      </w:r>
      <w:r>
        <w:t xml:space="preserve"> </w:t>
      </w:r>
      <w:sdt>
        <w:sdtPr>
          <w:id w:val="-807858535"/>
          <w:citation/>
        </w:sdtPr>
        <w:sdtContent>
          <w:r w:rsidR="002635E9">
            <w:fldChar w:fldCharType="begin"/>
          </w:r>
          <w:r w:rsidR="002635E9">
            <w:instrText xml:space="preserve"> CITATION Jes13 \l 3082 </w:instrText>
          </w:r>
          <w:r w:rsidR="002635E9">
            <w:fldChar w:fldCharType="separate"/>
          </w:r>
          <w:r w:rsidR="002635E9">
            <w:rPr>
              <w:noProof/>
            </w:rPr>
            <w:t>(34)</w:t>
          </w:r>
          <w:r w:rsidR="002635E9">
            <w:fldChar w:fldCharType="end"/>
          </w:r>
        </w:sdtContent>
      </w:sdt>
      <w:r w:rsidR="002635E9">
        <w:t xml:space="preserve"> </w:t>
      </w:r>
      <w:r>
        <w:t xml:space="preserve">que se va ampliando progresivamente. Sin embargo, debe tenerse en cuenta que ciertas palabras pueden resultas ambiguas en el momento de decidir si la palabra connota odio o no p.e. negro, comunista, facha… Por lo </w:t>
      </w:r>
      <w:r w:rsidR="00285091">
        <w:t>tanto, se</w:t>
      </w:r>
      <w:r>
        <w:t xml:space="preserve"> necesita aportar una </w:t>
      </w:r>
      <w:r w:rsidR="00285091" w:rsidRPr="00D84F39">
        <w:rPr>
          <w:i/>
        </w:rPr>
        <w:lastRenderedPageBreak/>
        <w:t>graduación</w:t>
      </w:r>
      <w:r w:rsidR="00285091">
        <w:t xml:space="preserve"> de</w:t>
      </w:r>
      <w:r>
        <w:t xml:space="preserve"> odio a los términos y para ello se considera necesario un conjunto de palabras adicional de “</w:t>
      </w:r>
      <w:r w:rsidRPr="00D84F39">
        <w:rPr>
          <w:i/>
        </w:rPr>
        <w:t>soporte al odio</w:t>
      </w:r>
      <w:r>
        <w:t>”. Este conjunto contiene adjetivos peyorativos y despectivos genéricos, es decir, pueden acompañar a cualquier palabra de los temas mencionados anteriormente.</w:t>
      </w:r>
    </w:p>
    <w:p w14:paraId="372DCCF0" w14:textId="77777777" w:rsidR="007E7BC2" w:rsidRDefault="007E7BC2" w:rsidP="007E7BC2">
      <w:pPr>
        <w:ind w:left="720"/>
      </w:pPr>
    </w:p>
    <w:p w14:paraId="731BE4DB" w14:textId="6E258B9B" w:rsidR="007E7BC2" w:rsidRDefault="008D1426" w:rsidP="007E7BC2">
      <w:pPr>
        <w:keepNext/>
        <w:ind w:left="720"/>
        <w:jc w:val="center"/>
      </w:pPr>
      <w:r w:rsidRPr="00FB2127">
        <w:rPr>
          <w:noProof/>
          <w:lang w:eastAsia="ja-JP"/>
        </w:rPr>
        <w:drawing>
          <wp:inline distT="0" distB="0" distL="0" distR="0" wp14:anchorId="5A144D7C" wp14:editId="31B7AAF0">
            <wp:extent cx="3442970" cy="1399540"/>
            <wp:effectExtent l="0" t="0" r="5080" b="0"/>
            <wp:docPr id="295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970" cy="1399540"/>
                    </a:xfrm>
                    <a:prstGeom prst="rect">
                      <a:avLst/>
                    </a:prstGeom>
                    <a:noFill/>
                    <a:ln>
                      <a:noFill/>
                    </a:ln>
                  </pic:spPr>
                </pic:pic>
              </a:graphicData>
            </a:graphic>
          </wp:inline>
        </w:drawing>
      </w:r>
    </w:p>
    <w:p w14:paraId="1027A551" w14:textId="37332516" w:rsidR="007E7BC2" w:rsidRPr="00F80B1A" w:rsidRDefault="007E7BC2" w:rsidP="007E7BC2">
      <w:pPr>
        <w:pStyle w:val="Epgrafe"/>
        <w:ind w:left="720"/>
      </w:pPr>
      <w:bookmarkStart w:id="258" w:name="_Ref485644959"/>
      <w:bookmarkStart w:id="259" w:name="_Ref485644955"/>
      <w:bookmarkStart w:id="260" w:name="_Toc486016023"/>
      <w:r>
        <w:t xml:space="preserve">Figura </w:t>
      </w:r>
      <w:fldSimple w:instr=" STYLEREF 1 \s ">
        <w:r w:rsidR="00325219">
          <w:rPr>
            <w:noProof/>
          </w:rPr>
          <w:t>3</w:t>
        </w:r>
      </w:fldSimple>
      <w:r w:rsidR="0042492B">
        <w:noBreakHyphen/>
      </w:r>
      <w:fldSimple w:instr=" SEQ Figura \* ARABIC \s 1 ">
        <w:r w:rsidR="00325219">
          <w:rPr>
            <w:noProof/>
          </w:rPr>
          <w:t>2</w:t>
        </w:r>
      </w:fldSimple>
      <w:bookmarkEnd w:id="258"/>
      <w:r>
        <w:t>:</w:t>
      </w:r>
      <w:r w:rsidRPr="00790539">
        <w:t xml:space="preserve"> Uso de </w:t>
      </w:r>
      <w:r>
        <w:t>C</w:t>
      </w:r>
      <w:r w:rsidRPr="00790539">
        <w:t xml:space="preserve">onjunto de </w:t>
      </w:r>
      <w:r>
        <w:t>S</w:t>
      </w:r>
      <w:r w:rsidRPr="00790539">
        <w:t xml:space="preserve">oporte al </w:t>
      </w:r>
      <w:r>
        <w:t>O</w:t>
      </w:r>
      <w:r w:rsidRPr="00790539">
        <w:t>dio</w:t>
      </w:r>
      <w:bookmarkEnd w:id="259"/>
      <w:bookmarkEnd w:id="260"/>
    </w:p>
    <w:p w14:paraId="5BFDBC5C" w14:textId="4BD83AEA" w:rsidR="007E7BC2" w:rsidRDefault="007E7BC2" w:rsidP="007E7BC2">
      <w:pPr>
        <w:ind w:left="720"/>
      </w:pPr>
      <w:r>
        <w:t xml:space="preserve">En la </w:t>
      </w:r>
      <w:r>
        <w:fldChar w:fldCharType="begin"/>
      </w:r>
      <w:r>
        <w:instrText xml:space="preserve"> REF _Ref485644959 \h </w:instrText>
      </w:r>
      <w:r>
        <w:fldChar w:fldCharType="separate"/>
      </w:r>
      <w:r w:rsidR="00325219">
        <w:t xml:space="preserve">Figura </w:t>
      </w:r>
      <w:r w:rsidR="00325219">
        <w:rPr>
          <w:noProof/>
        </w:rPr>
        <w:t>3</w:t>
      </w:r>
      <w:r w:rsidR="00325219">
        <w:noBreakHyphen/>
      </w:r>
      <w:r w:rsidR="00325219">
        <w:rPr>
          <w:noProof/>
        </w:rPr>
        <w:t>2</w:t>
      </w:r>
      <w:r>
        <w:fldChar w:fldCharType="end"/>
      </w:r>
      <w:r w:rsidR="00DF460A">
        <w:t xml:space="preserve"> </w:t>
      </w:r>
      <w:r>
        <w:t xml:space="preserve">se muestra </w:t>
      </w:r>
      <w:r w:rsidR="00285091">
        <w:t>cómo</w:t>
      </w:r>
      <w:r>
        <w:t xml:space="preserve"> se utilizaría el conjunto de términos de soporte al odio. Claramente, términos como “</w:t>
      </w:r>
      <w:r w:rsidRPr="00D84F39">
        <w:rPr>
          <w:i/>
        </w:rPr>
        <w:t>feminazi</w:t>
      </w:r>
      <w:r>
        <w:t>” y “</w:t>
      </w:r>
      <w:r w:rsidRPr="00D84F39">
        <w:rPr>
          <w:i/>
        </w:rPr>
        <w:t>maricona</w:t>
      </w:r>
      <w:r>
        <w:t>” ambos de la categoría “sexual/género” se consideran ofensivas por sí mismas por lo que podemos decir que el tuit que contiene dichos términos puede pasar por el filtro. Sin embargo, los términos “</w:t>
      </w:r>
      <w:r w:rsidRPr="00D84F39">
        <w:rPr>
          <w:i/>
        </w:rPr>
        <w:t>moro</w:t>
      </w:r>
      <w:r>
        <w:t>” y “</w:t>
      </w:r>
      <w:r w:rsidRPr="00D84F39">
        <w:rPr>
          <w:i/>
        </w:rPr>
        <w:t>negro</w:t>
      </w:r>
      <w:r>
        <w:t>”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el filtro.</w:t>
      </w:r>
    </w:p>
    <w:p w14:paraId="30300E82" w14:textId="67D258C0" w:rsidR="007E7BC2" w:rsidRDefault="007E7BC2" w:rsidP="007E7BC2">
      <w:pPr>
        <w:pStyle w:val="Ttulo3"/>
      </w:pPr>
      <w:bookmarkStart w:id="261" w:name="_Etiquetado_de_tuits_1"/>
      <w:bookmarkStart w:id="262" w:name="_Toc485972220"/>
      <w:bookmarkStart w:id="263" w:name="_Toc486015924"/>
      <w:bookmarkEnd w:id="261"/>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bookmarkEnd w:id="262"/>
      <w:bookmarkEnd w:id="263"/>
    </w:p>
    <w:p w14:paraId="3EA95915" w14:textId="499AD461" w:rsidR="007E7BC2" w:rsidRDefault="007E7BC2" w:rsidP="007E7BC2">
      <w:pPr>
        <w:ind w:left="720"/>
      </w:pPr>
      <w:r>
        <w:t xml:space="preserve">Durante esta etapa será necesario </w:t>
      </w:r>
      <w:r w:rsidR="00285091">
        <w:t>etiquetar</w:t>
      </w:r>
      <w:r w:rsidR="00285091" w:rsidRPr="00D84F39">
        <w:rPr>
          <w:i/>
        </w:rPr>
        <w:t xml:space="preserve"> manualmente</w:t>
      </w:r>
      <w:r>
        <w:t xml:space="preserve"> los tuits que han pasado el filtro anterior. Estos tuits</w:t>
      </w:r>
      <w:r w:rsidR="00832A42">
        <w:t>,</w:t>
      </w:r>
      <w:r>
        <w:t xml:space="preserve"> ya etiquetados</w:t>
      </w:r>
      <w:r w:rsidR="00832A42">
        <w:t>,</w:t>
      </w:r>
      <w:r>
        <w:t xml:space="preserve"> serán utilizados posteriormente como conjunto de clasificación para realizar las pruebas necesarias con el objetivo de desarrollar un buen clasificador. Es necesario tener en cuenta que todos aquellos tuits que no pasen por el filtro se considerarán que pertenecen a la clase de no </w:t>
      </w:r>
      <w:r w:rsidR="00285091">
        <w:t xml:space="preserve">odio. </w:t>
      </w:r>
      <w:r w:rsidR="00924D77">
        <w:t>Debe ser de gran consideración</w:t>
      </w:r>
      <w:r>
        <w:t xml:space="preserve"> que el etiquetado se verá influenciado por la ideología y el estado del ánimo del etiquetador ya que la interpretación de odio y no odio tiene cierto grado de subjetividad. Para resolver este tipo de problemas </w:t>
      </w:r>
      <w:r w:rsidR="00E02268">
        <w:t>y</w:t>
      </w:r>
      <w:r>
        <w:t xml:space="preserve"> realizar </w:t>
      </w:r>
      <w:r w:rsidR="00E02268">
        <w:t>un</w:t>
      </w:r>
      <w:r>
        <w:t xml:space="preserve"> etiquetamiento correcto de los tuits</w:t>
      </w:r>
      <w:r w:rsidR="00E02268">
        <w:t>,</w:t>
      </w:r>
      <w:r>
        <w:t xml:space="preserve"> es conveniente que se lleve por más de una persona obteniéndose la calificación por mayoría de votos, para </w:t>
      </w:r>
      <w:r w:rsidR="00D03C14">
        <w:t>llevar a cabo esta tarea</w:t>
      </w:r>
      <w:r>
        <w:t xml:space="preserve"> se suele escoger un número impar de etiquetadores para </w:t>
      </w:r>
      <w:r w:rsidR="00D03C14">
        <w:t xml:space="preserve">evitar </w:t>
      </w:r>
      <w:r>
        <w:t>empates</w:t>
      </w:r>
      <w:r w:rsidR="00D03C14">
        <w:t xml:space="preserve"> en la votación</w:t>
      </w:r>
      <w:r>
        <w:t>.</w:t>
      </w:r>
    </w:p>
    <w:p w14:paraId="01CB5BE4" w14:textId="5523D8A4" w:rsidR="007E7BC2" w:rsidRDefault="007E7BC2" w:rsidP="007E7BC2">
      <w:pPr>
        <w:pStyle w:val="Ttulo3"/>
      </w:pPr>
      <w:bookmarkStart w:id="264" w:name="_Selección_de_atributos"/>
      <w:bookmarkStart w:id="265" w:name="_Toc485972221"/>
      <w:bookmarkStart w:id="266" w:name="_Toc486015925"/>
      <w:bookmarkEnd w:id="264"/>
      <w:r>
        <w:t>Selección de atributos</w:t>
      </w:r>
      <w:bookmarkEnd w:id="265"/>
      <w:bookmarkEnd w:id="266"/>
    </w:p>
    <w:p w14:paraId="7190E476" w14:textId="1F236036" w:rsidR="007E7BC2" w:rsidRDefault="007E7BC2" w:rsidP="007E7BC2">
      <w:pPr>
        <w:ind w:left="720"/>
      </w:pPr>
      <w:r>
        <w:t>Hasta este punto del proyecto ya contaríamos con un conjunto</w:t>
      </w:r>
      <w:r w:rsidRPr="00D84F39">
        <w:rPr>
          <w:i/>
        </w:rPr>
        <w:t xml:space="preserve"> limpio</w:t>
      </w:r>
      <w:r>
        <w:t xml:space="preserve"> de tuits que han </w:t>
      </w:r>
      <w:r w:rsidRPr="00D84F39">
        <w:rPr>
          <w:i/>
        </w:rPr>
        <w:t xml:space="preserve">pasado el </w:t>
      </w:r>
      <w:r w:rsidR="00285091" w:rsidRPr="00D84F39">
        <w:rPr>
          <w:i/>
        </w:rPr>
        <w:t>filtro</w:t>
      </w:r>
      <w:r w:rsidR="00285091">
        <w:t xml:space="preserve"> y</w:t>
      </w:r>
      <w:r>
        <w:t xml:space="preserve"> están </w:t>
      </w:r>
      <w:r w:rsidRPr="00D84F39">
        <w:rPr>
          <w:i/>
        </w:rPr>
        <w:t>correctamente etiquetados</w:t>
      </w:r>
      <w:r>
        <w:t xml:space="preserve">. Sin embargo, únicamente tendríamos texto plano y este es difícil de procesar por clasificadores supervisados. Por lo que se propone representar los tuits con el modelo </w:t>
      </w:r>
      <w:r w:rsidRPr="00276006">
        <w:rPr>
          <w:i/>
        </w:rPr>
        <w:t>BOW</w:t>
      </w:r>
      <w:r w:rsidR="00DF460A">
        <w:rPr>
          <w:i/>
        </w:rPr>
        <w:t xml:space="preserve"> </w:t>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palaba</w:instrText>
      </w:r>
      <w:r>
        <w:instrText xml:space="preserve">" </w:instrText>
      </w:r>
      <w:r>
        <w:rPr>
          <w:i/>
        </w:rPr>
        <w:fldChar w:fldCharType="end"/>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palabras</w:instrText>
      </w:r>
      <w:r>
        <w:instrText xml:space="preserve">" </w:instrText>
      </w:r>
      <w:r>
        <w:rPr>
          <w:i/>
        </w:rPr>
        <w:fldChar w:fldCharType="end"/>
      </w:r>
      <w: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Este modelo permite obtener características o atributos de los tuits más fácilmente. Dichos atributos aportarán la información necesaria para que el clasificador permita determinar si un tuit connota odio o no.</w:t>
      </w:r>
    </w:p>
    <w:p w14:paraId="5E996A45" w14:textId="77777777" w:rsidR="007E7BC2" w:rsidRDefault="007E7BC2" w:rsidP="007E7BC2">
      <w:pPr>
        <w:ind w:left="720"/>
      </w:pPr>
      <w:r>
        <w:t>Se proponen las siguientes variables como atributos:</w:t>
      </w:r>
    </w:p>
    <w:p w14:paraId="3E8EBD19" w14:textId="77777777" w:rsidR="007E7BC2" w:rsidRDefault="007E7BC2" w:rsidP="00D82363">
      <w:pPr>
        <w:pStyle w:val="Prrafodelista"/>
        <w:numPr>
          <w:ilvl w:val="0"/>
          <w:numId w:val="28"/>
        </w:numPr>
      </w:pPr>
      <w:r>
        <w:t xml:space="preserve">Aparición de un término en un tuit (1 si está, 0 si no está). </w:t>
      </w:r>
    </w:p>
    <w:p w14:paraId="04F92E5E" w14:textId="77777777" w:rsidR="007E7BC2" w:rsidRDefault="007E7BC2" w:rsidP="00D82363">
      <w:pPr>
        <w:pStyle w:val="Prrafodelista"/>
        <w:numPr>
          <w:ilvl w:val="0"/>
          <w:numId w:val="28"/>
        </w:numPr>
      </w:pPr>
      <w:r>
        <w:lastRenderedPageBreak/>
        <w:t>Frecuencia de un término en un tuit.</w:t>
      </w:r>
    </w:p>
    <w:p w14:paraId="66748E29" w14:textId="77777777" w:rsidR="007E7BC2" w:rsidRPr="0049482B" w:rsidRDefault="007E7BC2" w:rsidP="00D82363">
      <w:pPr>
        <w:pStyle w:val="Prrafodelista"/>
        <w:numPr>
          <w:ilvl w:val="0"/>
          <w:numId w:val="28"/>
        </w:numPr>
      </w:pPr>
      <w:r w:rsidRPr="007C4989">
        <w:rPr>
          <w:i/>
        </w:rPr>
        <w:t>tf-idf</w:t>
      </w:r>
    </w:p>
    <w:p w14:paraId="207E95B6" w14:textId="09168351" w:rsidR="007E7BC2" w:rsidRDefault="008D1426" w:rsidP="007E7BC2">
      <w:pPr>
        <w:keepNext/>
        <w:ind w:left="720"/>
        <w:jc w:val="center"/>
      </w:pPr>
      <w:r w:rsidRPr="00FB2127">
        <w:rPr>
          <w:noProof/>
          <w:lang w:eastAsia="ja-JP"/>
        </w:rPr>
        <w:drawing>
          <wp:inline distT="0" distB="0" distL="0" distR="0" wp14:anchorId="57ED68C9" wp14:editId="0A3AB3F5">
            <wp:extent cx="3212465" cy="1844675"/>
            <wp:effectExtent l="0" t="0" r="6985" b="3175"/>
            <wp:docPr id="295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2465" cy="1844675"/>
                    </a:xfrm>
                    <a:prstGeom prst="rect">
                      <a:avLst/>
                    </a:prstGeom>
                    <a:noFill/>
                    <a:ln>
                      <a:noFill/>
                    </a:ln>
                  </pic:spPr>
                </pic:pic>
              </a:graphicData>
            </a:graphic>
          </wp:inline>
        </w:drawing>
      </w:r>
    </w:p>
    <w:p w14:paraId="3342204A" w14:textId="115AABE4" w:rsidR="007E7BC2" w:rsidRDefault="007E7BC2" w:rsidP="007E7BC2">
      <w:pPr>
        <w:pStyle w:val="Epgrafe"/>
        <w:ind w:left="720"/>
      </w:pPr>
      <w:bookmarkStart w:id="267" w:name="_Ref485645186"/>
      <w:bookmarkStart w:id="268" w:name="_Toc486016024"/>
      <w:r>
        <w:t xml:space="preserve">Figura </w:t>
      </w:r>
      <w:fldSimple w:instr=" STYLEREF 1 \s ">
        <w:r w:rsidR="00325219">
          <w:rPr>
            <w:noProof/>
          </w:rPr>
          <w:t>3</w:t>
        </w:r>
      </w:fldSimple>
      <w:r w:rsidR="0042492B">
        <w:noBreakHyphen/>
      </w:r>
      <w:fldSimple w:instr=" SEQ Figura \* ARABIC \s 1 ">
        <w:r w:rsidR="00325219">
          <w:rPr>
            <w:noProof/>
          </w:rPr>
          <w:t>3</w:t>
        </w:r>
      </w:fldSimple>
      <w:bookmarkEnd w:id="267"/>
      <w:r>
        <w:t xml:space="preserve">: </w:t>
      </w:r>
      <w:r w:rsidRPr="00421121">
        <w:t xml:space="preserve">Ejemplo de </w:t>
      </w:r>
      <w:r>
        <w:t>T</w:t>
      </w:r>
      <w:r w:rsidRPr="00421121">
        <w:t xml:space="preserve">abla de </w:t>
      </w:r>
      <w:r>
        <w:t>A</w:t>
      </w:r>
      <w:r w:rsidRPr="00421121">
        <w:t>tributos</w:t>
      </w:r>
      <w:bookmarkEnd w:id="268"/>
    </w:p>
    <w:p w14:paraId="0ADD8111" w14:textId="157CE120" w:rsidR="007E7BC2" w:rsidRDefault="007E7BC2" w:rsidP="007E7BC2">
      <w:pPr>
        <w:ind w:left="720"/>
      </w:pPr>
      <w:r>
        <w:t xml:space="preserve">En la </w:t>
      </w:r>
      <w:r>
        <w:fldChar w:fldCharType="begin"/>
      </w:r>
      <w:r>
        <w:instrText xml:space="preserve"> REF _Ref485645186 \h </w:instrText>
      </w:r>
      <w:r>
        <w:fldChar w:fldCharType="separate"/>
      </w:r>
      <w:r w:rsidR="00325219">
        <w:t xml:space="preserve">Figura </w:t>
      </w:r>
      <w:r w:rsidR="00325219">
        <w:rPr>
          <w:noProof/>
        </w:rPr>
        <w:t>3</w:t>
      </w:r>
      <w:r w:rsidR="00325219">
        <w:noBreakHyphen/>
      </w:r>
      <w:r w:rsidR="00325219">
        <w:rPr>
          <w:noProof/>
        </w:rPr>
        <w:t>3</w:t>
      </w:r>
      <w:r>
        <w:fldChar w:fldCharType="end"/>
      </w:r>
      <w:r w:rsidR="00DF460A">
        <w:t xml:space="preserve"> </w:t>
      </w:r>
      <w:r>
        <w:t xml:space="preserve">se muestra la transformación de un tuit ya limpio a su </w:t>
      </w:r>
      <w:r w:rsidR="00285091" w:rsidRPr="00293931">
        <w:rPr>
          <w:i/>
        </w:rPr>
        <w:t>patrón</w:t>
      </w:r>
      <w:r w:rsidR="00285091">
        <w:t xml:space="preserve"> </w:t>
      </w:r>
      <w:r w:rsidR="00973262">
        <w:t>a ser clasificado</w:t>
      </w:r>
      <w:r>
        <w:t xml:space="preserve"> usando una tabla de atributos de cinco términos. En el ejemplo se utiliza el modelo binario: 1 o 0 (está o no el término en el tuit).</w:t>
      </w:r>
    </w:p>
    <w:p w14:paraId="6EAD15E8" w14:textId="4689013F" w:rsidR="007E7BC2" w:rsidRDefault="007E7BC2" w:rsidP="007E7BC2">
      <w:pPr>
        <w:ind w:left="720"/>
      </w:pPr>
      <w:r>
        <w:t xml:space="preserve">Las anteriores vectores están compuestos por </w:t>
      </w:r>
      <w:r w:rsidRPr="00517DF3">
        <w:rPr>
          <w:i/>
        </w:rPr>
        <w:t>unigramas</w:t>
      </w:r>
      <w:r>
        <w:t xml:space="preserve"> (cada componente es un solo término), pero se podrían utilizar agrupaciones de n términos consecutivos (</w:t>
      </w:r>
      <w:r w:rsidRPr="00A6532D">
        <w:rPr>
          <w:i/>
        </w:rPr>
        <w:t>n-gramas</w:t>
      </w:r>
      <w:r>
        <w:rPr>
          <w:i/>
        </w:rPr>
        <w:fldChar w:fldCharType="begin"/>
      </w:r>
      <w:r>
        <w:instrText xml:space="preserve"> XE "</w:instrText>
      </w:r>
      <w:r w:rsidRPr="009C1D9B">
        <w:rPr>
          <w:i/>
        </w:rPr>
        <w:instrText>n-gramas:</w:instrText>
      </w:r>
      <w:r w:rsidRPr="009C1D9B">
        <w:instrText>secuencia de n términos dentro de una frase o texto. La probabilidad de una palabra se hace depender de las N – 1 palabras anteriores</w:instrText>
      </w:r>
      <w:r>
        <w:instrText xml:space="preserve">" </w:instrText>
      </w:r>
      <w:r>
        <w:rPr>
          <w:i/>
        </w:rPr>
        <w:fldChar w:fldCharType="end"/>
      </w:r>
      <w:r>
        <w:t>). En este caso proponemos realizar pruebas con bigramas (2-gramas), para</w:t>
      </w:r>
      <w:r w:rsidR="004B4D0D">
        <w:t xml:space="preserve"> realizar</w:t>
      </w:r>
      <w:r>
        <w:t xml:space="preserve"> comparaciones con el uso de unigramas. El uso de bigramas y unigramas no son excluyentes por lo que ambos pueden encontrarse en el mismo vector de atributos.</w:t>
      </w:r>
    </w:p>
    <w:p w14:paraId="012E4FFC" w14:textId="77777777" w:rsidR="007E7BC2" w:rsidRDefault="007E7BC2" w:rsidP="007E7BC2">
      <w:pPr>
        <w:ind w:left="720"/>
      </w:pPr>
      <w:r>
        <w:t xml:space="preserve">Una vez se han seleccionado el modelo de atributos es conveniente utilizar un método de selección de los atributos relevantes, para reducir la dimensión del vector. Puede que la tabla de atributos que hemos generado inicialmente contenga atributos no relevantes a la hora de decidir si un tuit pertenece a la clase de odio o no odio. Para realizar esta tarea hemos optado por el test de </w:t>
      </w:r>
      <w:r w:rsidRPr="00695A73">
        <w:rPr>
          <w:i/>
        </w:rPr>
        <w:t>Chi cuadrado</w:t>
      </w:r>
      <w:r>
        <w:t xml:space="preserve"> (</w:t>
      </w:r>
      <w:r w:rsidRPr="00695A73">
        <w:t>χ2</w:t>
      </w:r>
      <w:r>
        <w:t>) que permite contratar la dependencia entre variables (atributos) y la clase de pertenencia del tuit.</w:t>
      </w:r>
    </w:p>
    <w:p w14:paraId="68BF1CD5" w14:textId="24CB2BDC" w:rsidR="007E7BC2" w:rsidRDefault="007E7BC2" w:rsidP="007E7BC2">
      <w:pPr>
        <w:pStyle w:val="Ttulo3"/>
      </w:pPr>
      <w:bookmarkStart w:id="269" w:name="_Clasificación_supervisada"/>
      <w:bookmarkStart w:id="270" w:name="_Toc485972222"/>
      <w:bookmarkStart w:id="271" w:name="_Toc486015926"/>
      <w:bookmarkEnd w:id="269"/>
      <w:r>
        <w:t>Clasificación supervisada</w:t>
      </w:r>
      <w:bookmarkEnd w:id="270"/>
      <w:bookmarkEnd w:id="271"/>
    </w:p>
    <w:p w14:paraId="06C2109E" w14:textId="6FD76144" w:rsidR="007E7BC2" w:rsidRDefault="007E7BC2" w:rsidP="007E7BC2">
      <w:pPr>
        <w:ind w:left="720"/>
      </w:pPr>
      <w:r>
        <w:t xml:space="preserve">Llegados a este apartado, ya se tiene construido el conjunto de clasificación formado por </w:t>
      </w:r>
      <w:r w:rsidRPr="004036BE">
        <w:rPr>
          <w:i/>
        </w:rPr>
        <w:t>patrones</w:t>
      </w:r>
      <w:r>
        <w:t xml:space="preserve">, donde cada </w:t>
      </w:r>
      <w:r>
        <w:rPr>
          <w:i/>
        </w:rPr>
        <w:t xml:space="preserve">patrón </w:t>
      </w:r>
      <w:r>
        <w:t xml:space="preserve">representa un tuit, </w:t>
      </w:r>
      <w:r w:rsidRPr="000F1463">
        <w:t>etiquetados</w:t>
      </w:r>
      <w:r>
        <w:t xml:space="preserve"> previamente a mano con su clase correspondiente (odio o no odio) y representado por un vector de atributos relevantes, esto es, que aportan información sobre la clase de pertenencia. Por lo tanto, se puede iniciar la fase de </w:t>
      </w:r>
      <w:r w:rsidRPr="0034657F">
        <w:rPr>
          <w:i/>
        </w:rPr>
        <w:t>clasificación</w:t>
      </w:r>
      <w:r>
        <w:t xml:space="preserve"> supervisada. Para ello es necesario seleccionar el tipo de particionamiento y las características del mismo. </w:t>
      </w:r>
      <w:r w:rsidR="00F82278">
        <w:t>En este caso se llevan</w:t>
      </w:r>
      <w:r>
        <w:t xml:space="preserve"> a</w:t>
      </w:r>
      <w:r w:rsidR="00F82278">
        <w:t xml:space="preserve"> </w:t>
      </w:r>
      <w:r>
        <w:t xml:space="preserve">cabo los experimentos </w:t>
      </w:r>
      <w:r w:rsidR="00F82278">
        <w:t>con</w:t>
      </w:r>
      <w:r>
        <w:t xml:space="preserve"> </w:t>
      </w:r>
      <w:r w:rsidRPr="000F1463">
        <w:rPr>
          <w:i/>
        </w:rPr>
        <w:t xml:space="preserve">particionamiento </w:t>
      </w:r>
      <w:r w:rsidR="00285091" w:rsidRPr="000F1463">
        <w:rPr>
          <w:i/>
        </w:rPr>
        <w:t>cruzado</w:t>
      </w:r>
      <w:r w:rsidR="00285091">
        <w:rPr>
          <w:i/>
        </w:rPr>
        <w:t xml:space="preserve"> </w:t>
      </w:r>
      <w:r w:rsidR="00285091">
        <w:t>y</w:t>
      </w:r>
      <w:r>
        <w:t xml:space="preserve"> </w:t>
      </w:r>
      <w:r>
        <w:rPr>
          <w:i/>
        </w:rPr>
        <w:t xml:space="preserve">estratificado </w:t>
      </w:r>
      <w:r w:rsidRPr="00143D1F">
        <w:t xml:space="preserve">del conjunto de </w:t>
      </w:r>
      <w:r w:rsidR="00285091" w:rsidRPr="00143D1F">
        <w:t>entrenamiento</w:t>
      </w:r>
      <w:r w:rsidR="00285091">
        <w:t xml:space="preserve"> para</w:t>
      </w:r>
      <w:r>
        <w:t xml:space="preserve"> mantener la proporción de </w:t>
      </w:r>
      <w:r>
        <w:rPr>
          <w:i/>
        </w:rPr>
        <w:t xml:space="preserve">patrones </w:t>
      </w:r>
      <w:r>
        <w:t>con clase de odio y no odio en cada una de las particiones. A continuación, se procedería a estimar y comparar la siguiente selección de clasificadores:</w:t>
      </w:r>
    </w:p>
    <w:p w14:paraId="5E04384A" w14:textId="77777777" w:rsidR="007E7BC2" w:rsidRPr="0049482B" w:rsidRDefault="007E7BC2" w:rsidP="00D82363">
      <w:pPr>
        <w:pStyle w:val="Prrafodelista"/>
        <w:numPr>
          <w:ilvl w:val="1"/>
          <w:numId w:val="9"/>
        </w:numPr>
        <w:ind w:left="1367" w:hanging="357"/>
      </w:pPr>
      <w:r>
        <w:t xml:space="preserve">Clasificador </w:t>
      </w:r>
      <w:r w:rsidRPr="0049482B">
        <w:rPr>
          <w:i/>
        </w:rPr>
        <w:t>vecinos próximos</w:t>
      </w:r>
      <w:r>
        <w:t xml:space="preserve"> o </w:t>
      </w:r>
      <w:r>
        <w:rPr>
          <w:i/>
        </w:rPr>
        <w:t>K-NN</w:t>
      </w:r>
    </w:p>
    <w:p w14:paraId="62F0663E" w14:textId="77777777" w:rsidR="007E7BC2" w:rsidRPr="0049482B" w:rsidRDefault="007E7BC2" w:rsidP="00D82363">
      <w:pPr>
        <w:pStyle w:val="Prrafodelista"/>
        <w:numPr>
          <w:ilvl w:val="1"/>
          <w:numId w:val="9"/>
        </w:numPr>
        <w:ind w:left="1367" w:hanging="357"/>
      </w:pPr>
      <w:r>
        <w:t xml:space="preserve">Clasificador </w:t>
      </w:r>
      <w:r>
        <w:rPr>
          <w:i/>
        </w:rPr>
        <w:t>n</w:t>
      </w:r>
      <w:r w:rsidRPr="0049482B">
        <w:rPr>
          <w:i/>
        </w:rPr>
        <w:t>a</w:t>
      </w:r>
      <w:r>
        <w:rPr>
          <w:i/>
        </w:rPr>
        <w:t>ï</w:t>
      </w:r>
      <w:r w:rsidRPr="0049482B">
        <w:rPr>
          <w:i/>
        </w:rPr>
        <w:t>ve Bayes</w:t>
      </w:r>
    </w:p>
    <w:p w14:paraId="3B8F3FED" w14:textId="77777777" w:rsidR="007E7BC2" w:rsidRPr="0049482B" w:rsidRDefault="007E7BC2" w:rsidP="00D82363">
      <w:pPr>
        <w:pStyle w:val="Prrafodelista"/>
        <w:numPr>
          <w:ilvl w:val="1"/>
          <w:numId w:val="9"/>
        </w:numPr>
        <w:ind w:left="1367" w:hanging="357"/>
      </w:pPr>
      <w:r>
        <w:t xml:space="preserve">Clasificador basado en </w:t>
      </w:r>
      <w:r w:rsidRPr="0049482B">
        <w:rPr>
          <w:i/>
        </w:rPr>
        <w:t>redes neuronales</w:t>
      </w:r>
    </w:p>
    <w:p w14:paraId="0194340E" w14:textId="77777777" w:rsidR="007E7BC2" w:rsidRPr="0003343A" w:rsidRDefault="007E7BC2" w:rsidP="00D82363">
      <w:pPr>
        <w:pStyle w:val="Prrafodelista"/>
        <w:numPr>
          <w:ilvl w:val="1"/>
          <w:numId w:val="9"/>
        </w:numPr>
        <w:ind w:left="1367" w:hanging="357"/>
      </w:pPr>
      <w:r>
        <w:t xml:space="preserve">Clasificador basado en </w:t>
      </w:r>
      <w:r w:rsidRPr="0049482B">
        <w:rPr>
          <w:i/>
        </w:rPr>
        <w:t>árboles de decisión</w:t>
      </w:r>
    </w:p>
    <w:p w14:paraId="2D9D9F1B" w14:textId="0B001D3A" w:rsidR="007E7BC2" w:rsidRDefault="007E7BC2" w:rsidP="007E7BC2">
      <w:pPr>
        <w:ind w:left="573"/>
      </w:pPr>
      <w:r>
        <w:t xml:space="preserve">Durante la fase de desarrollo habría que tener en cuenta las diferentes variantes que tiene cada clasificador como sus métricas y los parámetros que hay que ajustar para </w:t>
      </w:r>
      <w:r>
        <w:lastRenderedPageBreak/>
        <w:t xml:space="preserve">cada uno de ellos. Para verificar la bondad de un clasificador se tendrán en cuenta la </w:t>
      </w:r>
      <w:r>
        <w:rPr>
          <w:i/>
        </w:rPr>
        <w:t>t</w:t>
      </w:r>
      <w:r w:rsidRPr="009F5CDA">
        <w:rPr>
          <w:i/>
        </w:rPr>
        <w:t xml:space="preserve">asa de </w:t>
      </w:r>
      <w:r w:rsidR="00285091" w:rsidRPr="009F5CDA">
        <w:rPr>
          <w:i/>
        </w:rPr>
        <w:t>error</w:t>
      </w:r>
      <w:r w:rsidR="0012693C">
        <w:t xml:space="preserve">, </w:t>
      </w:r>
      <w:r w:rsidR="0012693C" w:rsidRPr="0012693C">
        <w:rPr>
          <w:i/>
        </w:rPr>
        <w:t>precisión</w:t>
      </w:r>
      <w:r w:rsidR="0012693C">
        <w:t xml:space="preserve">, </w:t>
      </w:r>
      <w:r w:rsidR="0012693C" w:rsidRPr="0012693C">
        <w:rPr>
          <w:i/>
        </w:rPr>
        <w:t>exhaustividad</w:t>
      </w:r>
      <w:r>
        <w:t xml:space="preserve"> y se llevará a cabo un análisis de las matrices de confusión generadas. Dentro de esta misma fase se describen las comparaciones de los clasificadores.</w:t>
      </w:r>
    </w:p>
    <w:p w14:paraId="12ED941F" w14:textId="04779C87" w:rsidR="007E7BC2" w:rsidRDefault="007E7BC2" w:rsidP="007E7BC2">
      <w:pPr>
        <w:pStyle w:val="Ttulo3"/>
      </w:pPr>
      <w:bookmarkStart w:id="272" w:name="_Toc485972223"/>
      <w:bookmarkStart w:id="273" w:name="_Toc486015927"/>
      <w:r>
        <w:t>Validación de los resultados</w:t>
      </w:r>
      <w:bookmarkEnd w:id="272"/>
      <w:bookmarkEnd w:id="273"/>
    </w:p>
    <w:p w14:paraId="3F5828EA" w14:textId="77777777" w:rsidR="007E7BC2" w:rsidRDefault="007E7BC2" w:rsidP="007E7BC2">
      <w:pPr>
        <w:ind w:left="720"/>
      </w:pPr>
      <w:r>
        <w:t>Para realizar esta etapa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34266B51" w14:textId="6E271EB1" w:rsidR="007E7BC2" w:rsidRDefault="007E7BC2" w:rsidP="007E7BC2">
      <w:pPr>
        <w:ind w:left="720"/>
      </w:pPr>
      <w:r>
        <w:t xml:space="preserve">Para evitar el </w:t>
      </w:r>
      <w:r w:rsidRPr="007E6450">
        <w:rPr>
          <w:i/>
        </w:rPr>
        <w:t>sobreajuste</w:t>
      </w:r>
      <w:r>
        <w:rPr>
          <w:i/>
        </w:rP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rPr>
          <w:i/>
        </w:rPr>
        <w:fldChar w:fldCharType="end"/>
      </w:r>
      <w:r>
        <w:t xml:space="preserve"> de los clasificadores se utilizarán </w:t>
      </w:r>
      <w:r w:rsidRPr="00143D1F">
        <w:rPr>
          <w:i/>
        </w:rPr>
        <w:t>nuevos tuits</w:t>
      </w:r>
      <w:r>
        <w:t xml:space="preserve"> para realizar la validación, son tuits que no se encuentran dentro del millón utilizado para desarrollar los experimentos. </w:t>
      </w:r>
      <w:r w:rsidR="007970C8">
        <w:t>Así pues</w:t>
      </w:r>
      <w:r>
        <w:t>, es necesaria la obtención de nuevos tuits, en este caso se utilizarán 100.150 tuits aleatorios, en español y de España, es decir, capturados en condiciones similares al millón utilizado previam</w:t>
      </w:r>
      <w:r w:rsidR="007B66A6">
        <w:t xml:space="preserve">ente para experimentos, pero </w:t>
      </w:r>
      <w:r>
        <w:t>en otras fechas. La fase de validación permite probar los clasificadores como si de una situación real se tratara, es decir, en esta fase se determina si un clasificador es útil o no.</w:t>
      </w:r>
    </w:p>
    <w:p w14:paraId="40EFDD8A" w14:textId="50177248" w:rsidR="007E7BC2" w:rsidRDefault="007E7BC2" w:rsidP="00131CE6">
      <w:pPr>
        <w:pStyle w:val="Ttulo2"/>
      </w:pPr>
      <w:bookmarkStart w:id="274" w:name="_Toc485972224"/>
      <w:bookmarkStart w:id="275" w:name="_Toc486015928"/>
      <w:r>
        <w:t>Parte II</w:t>
      </w:r>
      <w:bookmarkEnd w:id="274"/>
      <w:bookmarkEnd w:id="275"/>
    </w:p>
    <w:p w14:paraId="4D12CC2D" w14:textId="77777777" w:rsidR="007E7BC2" w:rsidRDefault="007E7BC2" w:rsidP="007E7BC2">
      <w:pPr>
        <w:ind w:left="567"/>
      </w:pPr>
      <w:r>
        <w:t xml:space="preserve">En esta parte se lleva acabo el desarrollo del clasificador que será usado como herramienta por el cliente o usuario. Por lo tanto, se deben especificar </w:t>
      </w:r>
      <w:r w:rsidRPr="007E6450">
        <w:rPr>
          <w:i/>
        </w:rPr>
        <w:t xml:space="preserve">requisitos </w:t>
      </w:r>
      <w:r>
        <w:t>que debe de cumplir el clasificador:</w:t>
      </w:r>
    </w:p>
    <w:p w14:paraId="652FBA67" w14:textId="06FA1A04" w:rsidR="007E7BC2" w:rsidRPr="00F965F1" w:rsidRDefault="007E7BC2" w:rsidP="007E7BC2">
      <w:pPr>
        <w:pStyle w:val="Ttulo3"/>
      </w:pPr>
      <w:bookmarkStart w:id="276" w:name="_Toc485972225"/>
      <w:bookmarkStart w:id="277" w:name="_Toc486015929"/>
      <w:r>
        <w:t>Requisitos funcionales</w:t>
      </w:r>
      <w:bookmarkEnd w:id="276"/>
      <w:bookmarkEnd w:id="277"/>
    </w:p>
    <w:p w14:paraId="730EFC5F" w14:textId="77777777" w:rsidR="007E7BC2" w:rsidRPr="00131CE6" w:rsidRDefault="007E7BC2" w:rsidP="007E7BC2">
      <w:pPr>
        <w:ind w:left="567"/>
      </w:pPr>
      <w:r w:rsidRPr="00DF460A">
        <w:rPr>
          <w:b/>
        </w:rPr>
        <w:t>RF1</w:t>
      </w:r>
      <w:r w:rsidRPr="00131CE6">
        <w:t>: Entrenamiento del clasificador.</w:t>
      </w:r>
    </w:p>
    <w:p w14:paraId="20F4CB7D" w14:textId="77777777" w:rsidR="007E7BC2" w:rsidRPr="00131CE6" w:rsidRDefault="007E7BC2" w:rsidP="00DF460A">
      <w:pPr>
        <w:ind w:left="708"/>
      </w:pPr>
      <w:r w:rsidRPr="00131CE6">
        <w:t>El usuario debe poder entrenar previamente el clasificador antes de su uso.</w:t>
      </w:r>
    </w:p>
    <w:p w14:paraId="6A2F415D" w14:textId="77777777" w:rsidR="007E7BC2" w:rsidRPr="00131CE6" w:rsidRDefault="007E7BC2" w:rsidP="007E7BC2">
      <w:pPr>
        <w:ind w:left="567"/>
      </w:pPr>
      <w:r w:rsidRPr="00DF460A">
        <w:rPr>
          <w:b/>
        </w:rPr>
        <w:t>RF2</w:t>
      </w:r>
      <w:r w:rsidRPr="00131CE6">
        <w:t>: Clasificación de tuits.</w:t>
      </w:r>
    </w:p>
    <w:p w14:paraId="31EB8D83" w14:textId="77777777" w:rsidR="007E7BC2" w:rsidRPr="00131CE6" w:rsidRDefault="007E7BC2" w:rsidP="00DF460A">
      <w:pPr>
        <w:ind w:left="708"/>
      </w:pPr>
      <w:r w:rsidRPr="00131CE6">
        <w:t>El usuario puede clasificar un tuit introduciendo el texto contenido de este en el clasificador. El clasificador devuelve 1 si el tuit contiene odio hacia un grupo de personas o una persona en particular. En caso de no haber odio, el clasificador devuelve 0.</w:t>
      </w:r>
    </w:p>
    <w:p w14:paraId="34A0B6AD" w14:textId="77777777" w:rsidR="007E7BC2" w:rsidRPr="00131CE6" w:rsidRDefault="007E7BC2" w:rsidP="007E7BC2">
      <w:pPr>
        <w:ind w:left="567"/>
      </w:pPr>
      <w:r w:rsidRPr="00DF460A">
        <w:rPr>
          <w:b/>
        </w:rPr>
        <w:t>RF3</w:t>
      </w:r>
      <w:r w:rsidRPr="00131CE6">
        <w:t>: Clasificación de tuits.</w:t>
      </w:r>
    </w:p>
    <w:p w14:paraId="148CEDC2" w14:textId="77777777" w:rsidR="007E7BC2" w:rsidRDefault="007E7BC2" w:rsidP="00DF460A">
      <w:pPr>
        <w:ind w:left="708"/>
        <w:rPr>
          <w:color w:val="000000"/>
        </w:rPr>
      </w:pPr>
      <w:r>
        <w:rPr>
          <w:color w:val="000000"/>
        </w:rPr>
        <w:t>El usuario puede seleccionar usar el prefiltrado, utilizando el mismo filtro que se usó para obtener el conjunto de clasificación, antes de realizar la clasificación del tuit deseado.</w:t>
      </w:r>
    </w:p>
    <w:p w14:paraId="7D89D5F5" w14:textId="4E5FC4D1" w:rsidR="007E7BC2" w:rsidRDefault="007E7BC2" w:rsidP="007E7BC2">
      <w:pPr>
        <w:pStyle w:val="Ttulo3"/>
      </w:pPr>
      <w:bookmarkStart w:id="278" w:name="_Toc485972226"/>
      <w:bookmarkStart w:id="279" w:name="_Toc486015930"/>
      <w:r>
        <w:t>Requisitos no funcionales</w:t>
      </w:r>
      <w:bookmarkEnd w:id="278"/>
      <w:bookmarkEnd w:id="279"/>
    </w:p>
    <w:p w14:paraId="2BE217D5" w14:textId="60247587" w:rsidR="007E7BC2" w:rsidRPr="00131CE6" w:rsidRDefault="007E7BC2" w:rsidP="007E7BC2">
      <w:pPr>
        <w:ind w:left="567"/>
      </w:pPr>
      <w:r w:rsidRPr="00DF460A">
        <w:rPr>
          <w:b/>
        </w:rPr>
        <w:t>Clase rendimiento</w:t>
      </w:r>
      <w:r w:rsidR="00DF460A">
        <w:t>:</w:t>
      </w:r>
    </w:p>
    <w:p w14:paraId="1BB91BBA" w14:textId="77777777" w:rsidR="007E7BC2" w:rsidRPr="00131CE6" w:rsidRDefault="007E7BC2" w:rsidP="007E7BC2">
      <w:pPr>
        <w:ind w:left="708"/>
      </w:pPr>
      <w:r w:rsidRPr="00131CE6">
        <w:t>RNF1: Se trata de un clasificador que funciona en modo online (en el aire) por lo que la respuesta del clasificador no puede ser muy lenta.</w:t>
      </w:r>
    </w:p>
    <w:p w14:paraId="27695DC7" w14:textId="77777777" w:rsidR="007E7BC2" w:rsidRPr="00131CE6" w:rsidRDefault="007E7BC2" w:rsidP="007E7BC2">
      <w:pPr>
        <w:ind w:left="708"/>
      </w:pPr>
      <w:r w:rsidRPr="00131CE6">
        <w:t xml:space="preserve">RNF2: El clasificador debe de tener una </w:t>
      </w:r>
      <w:r w:rsidRPr="00131CE6">
        <w:rPr>
          <w:i/>
        </w:rPr>
        <w:t>exactitud superior</w:t>
      </w:r>
      <w:r w:rsidRPr="00131CE6">
        <w:t xml:space="preserve"> a la del clasificador a priori, en este caso el que indica que todos los tuits no son de odio.</w:t>
      </w:r>
    </w:p>
    <w:p w14:paraId="103F5F68" w14:textId="71BDB234" w:rsidR="007E7BC2" w:rsidRPr="00DF460A" w:rsidRDefault="007E7BC2" w:rsidP="007E7BC2">
      <w:pPr>
        <w:ind w:left="567"/>
        <w:rPr>
          <w:b/>
        </w:rPr>
      </w:pPr>
      <w:r w:rsidRPr="00DF460A">
        <w:rPr>
          <w:b/>
        </w:rPr>
        <w:t>Clase usabilidad</w:t>
      </w:r>
      <w:r w:rsidR="00DF460A">
        <w:rPr>
          <w:b/>
        </w:rPr>
        <w:t>:</w:t>
      </w:r>
    </w:p>
    <w:p w14:paraId="6A3BD087" w14:textId="77777777" w:rsidR="007E7BC2" w:rsidRPr="00131CE6" w:rsidRDefault="007E7BC2" w:rsidP="007E7BC2">
      <w:pPr>
        <w:ind w:left="708"/>
      </w:pPr>
      <w:r w:rsidRPr="00131CE6">
        <w:t>RNF3: La utilización del clasificador debe de ser sencilla e intuitiva para el usuario.</w:t>
      </w:r>
    </w:p>
    <w:p w14:paraId="13BBAA48" w14:textId="77777777" w:rsidR="007E7BC2" w:rsidRPr="00131CE6" w:rsidRDefault="007E7BC2" w:rsidP="007E7BC2">
      <w:pPr>
        <w:ind w:left="708"/>
      </w:pPr>
      <w:r w:rsidRPr="00131CE6">
        <w:t>RNF4: El clasificador contendrá un manual de usuario donde se especifica su funcionamiento.</w:t>
      </w:r>
    </w:p>
    <w:p w14:paraId="21803A77" w14:textId="156A5FE4" w:rsidR="007E7BC2" w:rsidRPr="00DF460A" w:rsidRDefault="007E7BC2" w:rsidP="007E7BC2">
      <w:pPr>
        <w:ind w:left="567"/>
        <w:rPr>
          <w:b/>
        </w:rPr>
      </w:pPr>
      <w:r w:rsidRPr="00DF460A">
        <w:rPr>
          <w:b/>
        </w:rPr>
        <w:t>Clase portabilidad</w:t>
      </w:r>
      <w:r w:rsidR="00DF460A">
        <w:rPr>
          <w:b/>
        </w:rPr>
        <w:t>:</w:t>
      </w:r>
    </w:p>
    <w:p w14:paraId="4F4FA472" w14:textId="77777777" w:rsidR="007E7BC2" w:rsidRPr="00131CE6" w:rsidRDefault="007E7BC2" w:rsidP="007E7BC2">
      <w:pPr>
        <w:ind w:left="708"/>
      </w:pPr>
      <w:r w:rsidRPr="00131CE6">
        <w:lastRenderedPageBreak/>
        <w:t>RNF5: El clasificador podrá ser utilizado en sistemas que tengan Python 2.7 instalado.</w:t>
      </w:r>
    </w:p>
    <w:p w14:paraId="3D64929D" w14:textId="07760860" w:rsidR="007E7BC2" w:rsidRDefault="007E7BC2" w:rsidP="007E7BC2">
      <w:pPr>
        <w:pStyle w:val="Ttulo3"/>
      </w:pPr>
      <w:bookmarkStart w:id="280" w:name="_Toc485972227"/>
      <w:bookmarkStart w:id="281" w:name="_Toc486015931"/>
      <w:r>
        <w:t>Clasificador orientado al usuario</w:t>
      </w:r>
      <w:bookmarkEnd w:id="280"/>
      <w:bookmarkEnd w:id="281"/>
    </w:p>
    <w:p w14:paraId="56596BC6" w14:textId="11452DB2" w:rsidR="007E7BC2" w:rsidRDefault="007E7BC2" w:rsidP="000442C0">
      <w:pPr>
        <w:ind w:left="720"/>
      </w:pPr>
      <w:r>
        <w:t xml:space="preserve">Para satisfacer los requisitos especificados en los dos apartados anteriores es necesario completar la primera parte del proyecto, es decir, la fase de experimentación para decidir que clasificadores se adecúan a los requisitos del usuario. Posteriormente, se realiza el encapsulamiento del clasificador en un módulo de Python que </w:t>
      </w:r>
      <w:r w:rsidR="00DF460A">
        <w:t>pueda ser importado fácilmente para ser</w:t>
      </w:r>
      <w:r>
        <w:t xml:space="preserve"> su u</w:t>
      </w:r>
      <w:r w:rsidR="00DF460A">
        <w:t>tilizado p</w:t>
      </w:r>
      <w:r>
        <w:t>o</w:t>
      </w:r>
      <w:r w:rsidR="00DF460A">
        <w:t>r</w:t>
      </w:r>
      <w:r>
        <w:t xml:space="preserve"> </w:t>
      </w:r>
      <w:r w:rsidR="00DF460A">
        <w:t>e</w:t>
      </w:r>
      <w:r>
        <w:t xml:space="preserve">l usuario. Aparte, también se desarrollará un </w:t>
      </w:r>
      <w:r w:rsidRPr="00DF460A">
        <w:rPr>
          <w:i/>
        </w:rPr>
        <w:t xml:space="preserve">manual </w:t>
      </w:r>
      <w:r w:rsidR="00DF460A" w:rsidRPr="00DF460A">
        <w:rPr>
          <w:i/>
        </w:rPr>
        <w:t>de</w:t>
      </w:r>
      <w:r w:rsidRPr="00DF460A">
        <w:rPr>
          <w:i/>
        </w:rPr>
        <w:t xml:space="preserve"> usuario</w:t>
      </w:r>
      <w:r>
        <w:t xml:space="preserve"> para que </w:t>
      </w:r>
      <w:r w:rsidR="00DF460A">
        <w:t>este</w:t>
      </w:r>
      <w:r>
        <w:t xml:space="preserve"> pueda usar el clasificador con la mayor comodidad posible. Este manual se contiene las instrucciones correspondientes tanto para el uso del clasificador </w:t>
      </w:r>
      <w:r w:rsidR="00285091">
        <w:t>como la</w:t>
      </w:r>
      <w:r>
        <w:t xml:space="preserve"> instalación de la infraestructura software requerida (Python y las bibliotecas necesarias para el funcionamiento del sistema de clasificación).</w:t>
      </w:r>
    </w:p>
    <w:p w14:paraId="2FA13A22" w14:textId="77777777" w:rsidR="00252337" w:rsidRDefault="00252337" w:rsidP="007E7BC2">
      <w:pPr>
        <w:ind w:left="720"/>
        <w:jc w:val="left"/>
      </w:pPr>
    </w:p>
    <w:p w14:paraId="3BB715AE" w14:textId="77777777" w:rsidR="003664E8" w:rsidRDefault="003664E8" w:rsidP="007E7BC2">
      <w:pPr>
        <w:ind w:left="720"/>
        <w:jc w:val="left"/>
        <w:sectPr w:rsidR="003664E8" w:rsidSect="007A221B">
          <w:type w:val="oddPage"/>
          <w:pgSz w:w="11906" w:h="16838"/>
          <w:pgMar w:top="1417" w:right="1701" w:bottom="1417" w:left="1701" w:header="708" w:footer="708" w:gutter="0"/>
          <w:cols w:space="708"/>
          <w:docGrid w:linePitch="360"/>
        </w:sectPr>
      </w:pPr>
    </w:p>
    <w:p w14:paraId="3F88637F" w14:textId="2AC35E45" w:rsidR="007E7BC2" w:rsidRDefault="007E7BC2" w:rsidP="007E7BC2">
      <w:pPr>
        <w:pStyle w:val="Ttulo1"/>
      </w:pPr>
      <w:bookmarkStart w:id="282" w:name="_Desarrollo"/>
      <w:bookmarkStart w:id="283" w:name="_Toc471990166"/>
      <w:bookmarkStart w:id="284" w:name="_Toc485972228"/>
      <w:bookmarkStart w:id="285" w:name="_Toc486015932"/>
      <w:bookmarkEnd w:id="282"/>
      <w:r>
        <w:lastRenderedPageBreak/>
        <w:t>Desarrollo</w:t>
      </w:r>
      <w:bookmarkEnd w:id="283"/>
      <w:bookmarkEnd w:id="284"/>
      <w:bookmarkEnd w:id="285"/>
    </w:p>
    <w:p w14:paraId="6E5DCD6F" w14:textId="77777777" w:rsidR="007E7BC2" w:rsidRDefault="007E7BC2" w:rsidP="007E7BC2">
      <w:r>
        <w:t>El objetivo de este apartado es explicar cómo se ha llevado a la práctica el diseño del proyecto descrito anteriormente y las decisiones que han ido tomándose con el objetivo de elaborar un modelo de clasificador que funcione correctamente satisfaciendo los requisitos del usuario.</w:t>
      </w:r>
    </w:p>
    <w:p w14:paraId="1F9F1469" w14:textId="7818C61A" w:rsidR="007E7BC2" w:rsidRDefault="007E7BC2" w:rsidP="00131CE6">
      <w:pPr>
        <w:pStyle w:val="Ttulo2"/>
      </w:pPr>
      <w:bookmarkStart w:id="286" w:name="_Toc485972229"/>
      <w:bookmarkStart w:id="287" w:name="_Toc486015933"/>
      <w:r>
        <w:t>Parte I</w:t>
      </w:r>
      <w:bookmarkEnd w:id="286"/>
      <w:bookmarkEnd w:id="287"/>
    </w:p>
    <w:p w14:paraId="34DEC800" w14:textId="03CDA49E" w:rsidR="007E7BC2" w:rsidRDefault="007E7BC2" w:rsidP="007E7BC2">
      <w:pPr>
        <w:pStyle w:val="Ttulo3"/>
      </w:pPr>
      <w:bookmarkStart w:id="288" w:name="_Obtención_de_tuits"/>
      <w:bookmarkStart w:id="289" w:name="_Toc485972230"/>
      <w:bookmarkStart w:id="290" w:name="_Toc486015934"/>
      <w:bookmarkEnd w:id="288"/>
      <w:r>
        <w:t>Obtención de tuits</w:t>
      </w:r>
      <w:bookmarkEnd w:id="289"/>
      <w:bookmarkEnd w:id="290"/>
    </w:p>
    <w:p w14:paraId="61AB8941" w14:textId="7358BF0F" w:rsidR="007E7BC2" w:rsidRDefault="007E7BC2" w:rsidP="007E7BC2">
      <w:pPr>
        <w:ind w:left="567"/>
      </w:pPr>
      <w:r>
        <w:t>Para desarrollar este punto (§</w:t>
      </w:r>
      <w:hyperlink w:anchor="_Obtención_de_tuits_1" w:history="1">
        <w:r>
          <w:rPr>
            <w:rStyle w:val="Hipervnculo"/>
          </w:rPr>
          <w:t>3</w:t>
        </w:r>
        <w:r w:rsidRPr="006B6825">
          <w:rPr>
            <w:rStyle w:val="Hipervnculo"/>
          </w:rPr>
          <w:t>.1.1</w:t>
        </w:r>
      </w:hyperlink>
      <w:r>
        <w:t>) se ha necesitado registrar 4 usuarios en la aplicación de Twitter. A partir de cada uno de los usuarios se crean 3 aplicaciones de usuarios (número máximo permitido). Por lo tanto, se han generado 12 aplicaciones en total con las que tendremos acceso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instrText xml:space="preserve">" </w:instrText>
      </w:r>
      <w:r>
        <w:fldChar w:fldCharType="end"/>
      </w:r>
      <w:r>
        <w:t xml:space="preserve"> de Twitter. La necesidad de creación de tantas aplicaciones se debe a que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rsidR="00ED4398">
        <w:instrText>”</w:instrText>
      </w:r>
      <w:r>
        <w:instrText xml:space="preserve"> </w:instrText>
      </w:r>
      <w:r>
        <w:fldChar w:fldCharType="end"/>
      </w:r>
      <w:r>
        <w:t xml:space="preserve"> de Twitter tiene un número de peticiones limitadas cada 15 minutos.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 hasta alcanzar el límite, mientras la anterior aplicación queda en espera. Por lo tanto, al realizar las peticiones con la decimoquinta aplicación, la primera ya habrá esperado lo suficiente como para volver a empezar a enviar peticiones. En la consulta de cada petición se</w:t>
      </w:r>
      <w:r w:rsidR="006D72FE">
        <w:t xml:space="preserve"> especificará que los tuits esté</w:t>
      </w:r>
      <w:r>
        <w:t xml:space="preserve">n en español y que se obtengan los más recientes. Para asegurarnos de que los tuits se originan en España, hemos tenido que acceder a los </w:t>
      </w:r>
      <w:r w:rsidRPr="00D359CC">
        <w:rPr>
          <w:i/>
        </w:rPr>
        <w:t>metadatos</w:t>
      </w:r>
      <w:r>
        <w:rPr>
          <w:i/>
        </w:rPr>
        <w:fldChar w:fldCharType="begin"/>
      </w:r>
      <w:r>
        <w:instrText xml:space="preserve"> XE "</w:instrText>
      </w:r>
      <w:r w:rsidRPr="00504391">
        <w:rPr>
          <w:i/>
        </w:rPr>
        <w:instrText>metadatos:</w:instrText>
      </w:r>
      <w:r w:rsidRPr="00504391">
        <w:instrText>datos que describen otros datos. Un grupo de metadatos se refiere a un grupo de datos que describen el contenido informativo de un objeto</w:instrText>
      </w:r>
      <w:r w:rsidR="00ED4398">
        <w:instrText>”</w:instrText>
      </w:r>
      <w:r>
        <w:instrText xml:space="preserve"> </w:instrText>
      </w:r>
      <w:r>
        <w:rPr>
          <w:i/>
        </w:rPr>
        <w:fldChar w:fldCharType="end"/>
      </w:r>
      <w:r>
        <w:t xml:space="preserve"> de la petición para extraer el huso horario de la fecha del tuit, de tal forma que este coincida con el de España. De alguna forma forzamos a que el tuit esté en español y que tenga el huso horario de España, con ello conseguimos que sea muy probable que el tuit se haya originado en España. Finalmente, se consiguió descargar 886.532 tuits con el sistema mencionado anteriormente.</w:t>
      </w:r>
    </w:p>
    <w:p w14:paraId="0CBD79FA" w14:textId="19D6575B" w:rsidR="007E7BC2" w:rsidRDefault="007E7BC2" w:rsidP="007E7BC2">
      <w:pPr>
        <w:pStyle w:val="Ttulo3"/>
      </w:pPr>
      <w:bookmarkStart w:id="291" w:name="_Toc485972231"/>
      <w:bookmarkStart w:id="292" w:name="_Toc486015935"/>
      <w:r>
        <w:t>Limpieza de tuits</w:t>
      </w:r>
      <w:bookmarkEnd w:id="291"/>
      <w:bookmarkEnd w:id="292"/>
    </w:p>
    <w:p w14:paraId="5BFD2CDB" w14:textId="2E233C5F" w:rsidR="007E7BC2" w:rsidRDefault="007E7BC2" w:rsidP="007E7BC2">
      <w:pPr>
        <w:ind w:left="567"/>
      </w:pPr>
      <w:r>
        <w:t xml:space="preserve">Tras haber descargado los 886.532 tuits es necesario llevar a cabo </w:t>
      </w:r>
      <w:r w:rsidR="003C30CC">
        <w:t>una</w:t>
      </w:r>
      <w:r>
        <w:t xml:space="preserve">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285091" w:rsidRPr="007C3DD4">
        <w:rPr>
          <w:i/>
        </w:rPr>
        <w:t>regulares</w:t>
      </w:r>
      <w:r w:rsidR="00285091">
        <w:t xml:space="preserve"> que</w:t>
      </w:r>
      <w:r>
        <w:t xml:space="preserve"> permitirán: eliminación de espacios innecesarios, eliminación repetición de caracteres o símbolos, detección de enlaces a dominios web, detección de menciones a usuarios, detección de temas de Twitter (</w:t>
      </w:r>
      <w:r w:rsidRPr="002F13AD">
        <w:rPr>
          <w:i/>
        </w:rPr>
        <w:t>hashtags</w:t>
      </w:r>
      <w:r>
        <w:fldChar w:fldCharType="begin"/>
      </w:r>
      <w:r>
        <w:instrText xml:space="preserve"> XE "</w:instrText>
      </w:r>
      <w:r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ED4398">
        <w:instrText>”</w:instrText>
      </w:r>
      <w:r>
        <w:instrText xml:space="preserve"> </w:instrText>
      </w:r>
      <w:r>
        <w:fldChar w:fldCharType="end"/>
      </w:r>
      <w:r>
        <w:t>) e imposición de uso exclusivo de caracteres del alfabeto latino. Las tildes se han eliminado durante este proceso y las eñes se convertirán en enes. Finalmente, en este módulo también se llevará a cabo la creación de nuevos símbolos (</w:t>
      </w:r>
      <w:r w:rsidRPr="002F13AD">
        <w:rPr>
          <w:i/>
        </w:rPr>
        <w:t>tokens</w:t>
      </w:r>
      <w:r>
        <w:t xml:space="preserve">) dotados de significado. </w:t>
      </w:r>
    </w:p>
    <w:p w14:paraId="1AAEC0E0" w14:textId="24AC8A1F" w:rsidR="007E7BC2" w:rsidRDefault="007E7BC2" w:rsidP="007E7BC2">
      <w:pPr>
        <w:ind w:left="567"/>
      </w:pPr>
      <w:r>
        <w:t xml:space="preserve">La </w:t>
      </w:r>
      <w:r>
        <w:fldChar w:fldCharType="begin"/>
      </w:r>
      <w:r>
        <w:instrText xml:space="preserve"> REF _Ref485721528 \h </w:instrText>
      </w:r>
      <w:r>
        <w:fldChar w:fldCharType="separate"/>
      </w:r>
      <w:r w:rsidR="00325219">
        <w:t xml:space="preserve">Tabla </w:t>
      </w:r>
      <w:r w:rsidR="00325219">
        <w:rPr>
          <w:noProof/>
        </w:rPr>
        <w:t>4</w:t>
      </w:r>
      <w:r w:rsidR="00325219">
        <w:noBreakHyphen/>
      </w:r>
      <w:r w:rsidR="00325219">
        <w:rPr>
          <w:noProof/>
        </w:rPr>
        <w:t>1</w:t>
      </w:r>
      <w:r>
        <w:fldChar w:fldCharType="end"/>
      </w:r>
      <w:r w:rsidR="00B51451">
        <w:t xml:space="preserve"> </w:t>
      </w:r>
      <w:r>
        <w:t>muestra la correspondencia de la semántica contenido del tuit a cada uno de los nuevos símbolos insertados en el texto limpiado:</w:t>
      </w:r>
    </w:p>
    <w:p w14:paraId="3D2A19C2" w14:textId="77777777" w:rsidR="007E7BC2" w:rsidRPr="00B3712B" w:rsidRDefault="007E7BC2" w:rsidP="007E7BC2"/>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9"/>
        <w:gridCol w:w="3906"/>
      </w:tblGrid>
      <w:tr w:rsidR="007E7BC2" w14:paraId="2BA30C6E" w14:textId="77777777" w:rsidTr="007E7BC2">
        <w:tc>
          <w:tcPr>
            <w:tcW w:w="3741" w:type="dxa"/>
          </w:tcPr>
          <w:p w14:paraId="132AECCA" w14:textId="77777777" w:rsidR="007E7BC2" w:rsidRPr="007E7BC2" w:rsidRDefault="007E7BC2" w:rsidP="007E7BC2">
            <w:pPr>
              <w:spacing w:before="60" w:after="240"/>
              <w:jc w:val="center"/>
              <w:rPr>
                <w:b/>
                <w:sz w:val="22"/>
              </w:rPr>
            </w:pPr>
            <w:r w:rsidRPr="007E7BC2">
              <w:rPr>
                <w:b/>
                <w:sz w:val="22"/>
              </w:rPr>
              <w:t>Semántica</w:t>
            </w:r>
          </w:p>
        </w:tc>
        <w:tc>
          <w:tcPr>
            <w:tcW w:w="4020" w:type="dxa"/>
          </w:tcPr>
          <w:p w14:paraId="70CAB588" w14:textId="77777777" w:rsidR="007E7BC2" w:rsidRPr="007E7BC2" w:rsidRDefault="007E7BC2" w:rsidP="007E7BC2">
            <w:pPr>
              <w:spacing w:before="60" w:after="240"/>
              <w:jc w:val="center"/>
              <w:rPr>
                <w:b/>
                <w:sz w:val="22"/>
              </w:rPr>
            </w:pPr>
            <w:r w:rsidRPr="007E7BC2">
              <w:rPr>
                <w:b/>
                <w:sz w:val="22"/>
              </w:rPr>
              <w:t>Símbolo/Token Type</w:t>
            </w:r>
          </w:p>
        </w:tc>
      </w:tr>
      <w:tr w:rsidR="007E7BC2" w14:paraId="18047686" w14:textId="77777777" w:rsidTr="007E7BC2">
        <w:tc>
          <w:tcPr>
            <w:tcW w:w="3741" w:type="dxa"/>
          </w:tcPr>
          <w:p w14:paraId="2920B2B3" w14:textId="77777777" w:rsidR="007E7BC2" w:rsidRPr="007E7BC2" w:rsidRDefault="007E7BC2" w:rsidP="007E7BC2">
            <w:pPr>
              <w:spacing w:before="60" w:after="240"/>
              <w:jc w:val="center"/>
              <w:rPr>
                <w:sz w:val="22"/>
              </w:rPr>
            </w:pPr>
            <w:r w:rsidRPr="007E7BC2">
              <w:rPr>
                <w:sz w:val="22"/>
              </w:rPr>
              <w:t>Enlace a un dominio web</w:t>
            </w:r>
          </w:p>
        </w:tc>
        <w:tc>
          <w:tcPr>
            <w:tcW w:w="4020" w:type="dxa"/>
          </w:tcPr>
          <w:p w14:paraId="66745597" w14:textId="77777777" w:rsidR="007E7BC2" w:rsidRPr="007E7BC2" w:rsidRDefault="007E7BC2" w:rsidP="007E7BC2">
            <w:pPr>
              <w:spacing w:before="60" w:after="240"/>
              <w:jc w:val="center"/>
              <w:rPr>
                <w:sz w:val="22"/>
              </w:rPr>
            </w:pPr>
            <w:r w:rsidRPr="007E7BC2">
              <w:rPr>
                <w:sz w:val="22"/>
              </w:rPr>
              <w:t>TOKENURL</w:t>
            </w:r>
          </w:p>
        </w:tc>
      </w:tr>
      <w:tr w:rsidR="007E7BC2" w14:paraId="3E543EBE" w14:textId="77777777" w:rsidTr="007E7BC2">
        <w:tc>
          <w:tcPr>
            <w:tcW w:w="3741" w:type="dxa"/>
          </w:tcPr>
          <w:p w14:paraId="7E439F09" w14:textId="77777777" w:rsidR="007E7BC2" w:rsidRPr="007E7BC2" w:rsidRDefault="007E7BC2" w:rsidP="007E7BC2">
            <w:pPr>
              <w:spacing w:before="60" w:after="240"/>
              <w:jc w:val="center"/>
              <w:rPr>
                <w:sz w:val="22"/>
              </w:rPr>
            </w:pPr>
            <w:r w:rsidRPr="007E7BC2">
              <w:rPr>
                <w:sz w:val="22"/>
              </w:rPr>
              <w:lastRenderedPageBreak/>
              <w:t>Mención a un usuario</w:t>
            </w:r>
          </w:p>
        </w:tc>
        <w:tc>
          <w:tcPr>
            <w:tcW w:w="4020" w:type="dxa"/>
          </w:tcPr>
          <w:p w14:paraId="03390A7E" w14:textId="77777777" w:rsidR="007E7BC2" w:rsidRPr="007E7BC2" w:rsidRDefault="007E7BC2" w:rsidP="007E7BC2">
            <w:pPr>
              <w:spacing w:before="60" w:after="240"/>
              <w:jc w:val="center"/>
              <w:rPr>
                <w:sz w:val="22"/>
              </w:rPr>
            </w:pPr>
            <w:r w:rsidRPr="007E7BC2">
              <w:rPr>
                <w:sz w:val="22"/>
              </w:rPr>
              <w:t>USER</w:t>
            </w:r>
          </w:p>
        </w:tc>
      </w:tr>
      <w:tr w:rsidR="007E7BC2" w14:paraId="2FFE1C6D" w14:textId="77777777" w:rsidTr="007E7BC2">
        <w:tc>
          <w:tcPr>
            <w:tcW w:w="3741" w:type="dxa"/>
          </w:tcPr>
          <w:p w14:paraId="40F7D6FE" w14:textId="77777777" w:rsidR="007E7BC2" w:rsidRPr="007E7BC2" w:rsidRDefault="007E7BC2" w:rsidP="007E7BC2">
            <w:pPr>
              <w:spacing w:before="60" w:after="240"/>
              <w:jc w:val="center"/>
              <w:rPr>
                <w:sz w:val="22"/>
              </w:rPr>
            </w:pPr>
            <w:r w:rsidRPr="007E7BC2">
              <w:rPr>
                <w:sz w:val="22"/>
              </w:rPr>
              <w:t>Temática de Twitter</w:t>
            </w:r>
          </w:p>
        </w:tc>
        <w:tc>
          <w:tcPr>
            <w:tcW w:w="4020" w:type="dxa"/>
          </w:tcPr>
          <w:p w14:paraId="7EFFA231" w14:textId="77777777" w:rsidR="007E7BC2" w:rsidRPr="007E7BC2" w:rsidRDefault="007E7BC2" w:rsidP="007E7BC2">
            <w:pPr>
              <w:spacing w:before="60" w:after="240"/>
              <w:jc w:val="center"/>
              <w:rPr>
                <w:sz w:val="22"/>
              </w:rPr>
            </w:pPr>
            <w:r w:rsidRPr="007E7BC2">
              <w:rPr>
                <w:sz w:val="22"/>
              </w:rPr>
              <w:t>HASHTAG</w:t>
            </w:r>
          </w:p>
        </w:tc>
      </w:tr>
      <w:tr w:rsidR="007E7BC2" w14:paraId="58742D1D" w14:textId="77777777" w:rsidTr="007E7BC2">
        <w:tc>
          <w:tcPr>
            <w:tcW w:w="3741" w:type="dxa"/>
          </w:tcPr>
          <w:p w14:paraId="4295475B" w14:textId="77777777" w:rsidR="007E7BC2" w:rsidRPr="007E7BC2" w:rsidRDefault="007E7BC2" w:rsidP="007E7BC2">
            <w:pPr>
              <w:spacing w:before="60" w:after="240"/>
              <w:jc w:val="center"/>
              <w:rPr>
                <w:sz w:val="22"/>
              </w:rPr>
            </w:pPr>
            <w:r w:rsidRPr="007E7BC2">
              <w:rPr>
                <w:sz w:val="22"/>
              </w:rPr>
              <w:t>Interrogación</w:t>
            </w:r>
          </w:p>
        </w:tc>
        <w:tc>
          <w:tcPr>
            <w:tcW w:w="4020" w:type="dxa"/>
          </w:tcPr>
          <w:p w14:paraId="73DF4C04" w14:textId="77777777" w:rsidR="007E7BC2" w:rsidRPr="007E7BC2" w:rsidRDefault="007E7BC2" w:rsidP="007E7BC2">
            <w:pPr>
              <w:spacing w:before="60" w:after="240"/>
              <w:jc w:val="center"/>
              <w:rPr>
                <w:sz w:val="22"/>
              </w:rPr>
            </w:pPr>
            <w:r w:rsidRPr="007E7BC2">
              <w:rPr>
                <w:sz w:val="22"/>
              </w:rPr>
              <w:t>TOKENQUES</w:t>
            </w:r>
          </w:p>
        </w:tc>
      </w:tr>
      <w:tr w:rsidR="007E7BC2" w14:paraId="6A203AA8" w14:textId="77777777" w:rsidTr="007E7BC2">
        <w:tc>
          <w:tcPr>
            <w:tcW w:w="3741" w:type="dxa"/>
          </w:tcPr>
          <w:p w14:paraId="7BF38E85" w14:textId="77777777" w:rsidR="007E7BC2" w:rsidRPr="007E7BC2" w:rsidRDefault="007E7BC2" w:rsidP="007E7BC2">
            <w:pPr>
              <w:spacing w:before="60" w:after="240"/>
              <w:jc w:val="center"/>
              <w:rPr>
                <w:sz w:val="22"/>
              </w:rPr>
            </w:pPr>
            <w:r w:rsidRPr="007E7BC2">
              <w:rPr>
                <w:sz w:val="22"/>
              </w:rPr>
              <w:t>Exclamación</w:t>
            </w:r>
          </w:p>
        </w:tc>
        <w:tc>
          <w:tcPr>
            <w:tcW w:w="4020" w:type="dxa"/>
          </w:tcPr>
          <w:p w14:paraId="49AF6E1D" w14:textId="77777777" w:rsidR="007E7BC2" w:rsidRPr="007E7BC2" w:rsidRDefault="007E7BC2" w:rsidP="007E7BC2">
            <w:pPr>
              <w:spacing w:before="60" w:after="240"/>
              <w:jc w:val="center"/>
              <w:rPr>
                <w:sz w:val="22"/>
              </w:rPr>
            </w:pPr>
            <w:r w:rsidRPr="007E7BC2">
              <w:rPr>
                <w:sz w:val="22"/>
              </w:rPr>
              <w:t>TOKENEXC</w:t>
            </w:r>
          </w:p>
        </w:tc>
      </w:tr>
      <w:tr w:rsidR="007E7BC2" w14:paraId="74357706" w14:textId="77777777" w:rsidTr="007E7BC2">
        <w:tc>
          <w:tcPr>
            <w:tcW w:w="3741" w:type="dxa"/>
          </w:tcPr>
          <w:p w14:paraId="71771CFD" w14:textId="77777777" w:rsidR="007E7BC2" w:rsidRPr="007E7BC2" w:rsidRDefault="007E7BC2" w:rsidP="007E7BC2">
            <w:pPr>
              <w:spacing w:before="60" w:after="240"/>
              <w:jc w:val="center"/>
              <w:rPr>
                <w:sz w:val="22"/>
              </w:rPr>
            </w:pPr>
            <w:r w:rsidRPr="007E7BC2">
              <w:rPr>
                <w:sz w:val="22"/>
              </w:rPr>
              <w:t>Risas usando lenguaje de redes sociales: XD,xd,XDD</w:t>
            </w:r>
          </w:p>
        </w:tc>
        <w:tc>
          <w:tcPr>
            <w:tcW w:w="4020" w:type="dxa"/>
          </w:tcPr>
          <w:p w14:paraId="01A00D93" w14:textId="77777777" w:rsidR="007E7BC2" w:rsidRPr="007E7BC2" w:rsidRDefault="007E7BC2" w:rsidP="007E7BC2">
            <w:pPr>
              <w:spacing w:before="60" w:after="240"/>
              <w:jc w:val="center"/>
              <w:rPr>
                <w:sz w:val="22"/>
              </w:rPr>
            </w:pPr>
            <w:r w:rsidRPr="007E7BC2">
              <w:rPr>
                <w:sz w:val="22"/>
              </w:rPr>
              <w:t>TOKENXD</w:t>
            </w:r>
          </w:p>
        </w:tc>
      </w:tr>
      <w:tr w:rsidR="007E7BC2" w14:paraId="78731B97" w14:textId="77777777" w:rsidTr="007E7BC2">
        <w:tc>
          <w:tcPr>
            <w:tcW w:w="3741" w:type="dxa"/>
          </w:tcPr>
          <w:p w14:paraId="42240AFB" w14:textId="77777777" w:rsidR="007E7BC2" w:rsidRPr="007E7BC2" w:rsidRDefault="007E7BC2" w:rsidP="007E7BC2">
            <w:pPr>
              <w:spacing w:before="60" w:after="240"/>
              <w:jc w:val="center"/>
              <w:rPr>
                <w:sz w:val="22"/>
              </w:rPr>
            </w:pPr>
            <w:r w:rsidRPr="007E7BC2">
              <w:rPr>
                <w:sz w:val="22"/>
              </w:rPr>
              <w:t>Comillas</w:t>
            </w:r>
          </w:p>
        </w:tc>
        <w:tc>
          <w:tcPr>
            <w:tcW w:w="4020" w:type="dxa"/>
          </w:tcPr>
          <w:p w14:paraId="7BC6107A" w14:textId="77777777" w:rsidR="007E7BC2" w:rsidRPr="007E7BC2" w:rsidRDefault="007E7BC2" w:rsidP="007E7BC2">
            <w:pPr>
              <w:spacing w:before="60" w:after="240"/>
              <w:jc w:val="center"/>
              <w:rPr>
                <w:sz w:val="22"/>
              </w:rPr>
            </w:pPr>
            <w:r w:rsidRPr="007E7BC2">
              <w:rPr>
                <w:sz w:val="22"/>
              </w:rPr>
              <w:t>TOKENCOMI</w:t>
            </w:r>
          </w:p>
        </w:tc>
      </w:tr>
      <w:tr w:rsidR="007E7BC2" w14:paraId="21431E7B" w14:textId="77777777" w:rsidTr="007E7BC2">
        <w:tc>
          <w:tcPr>
            <w:tcW w:w="3741" w:type="dxa"/>
          </w:tcPr>
          <w:p w14:paraId="72F6790C" w14:textId="77777777" w:rsidR="007E7BC2" w:rsidRPr="007E7BC2" w:rsidRDefault="007E7BC2" w:rsidP="007E7BC2">
            <w:pPr>
              <w:spacing w:before="60" w:after="240"/>
              <w:jc w:val="center"/>
              <w:rPr>
                <w:sz w:val="22"/>
              </w:rPr>
            </w:pPr>
            <w:r w:rsidRPr="007E7BC2">
              <w:rPr>
                <w:sz w:val="22"/>
              </w:rPr>
              <w:t>Risas normales: jajaja, ajaja, jaj,…</w:t>
            </w:r>
          </w:p>
        </w:tc>
        <w:tc>
          <w:tcPr>
            <w:tcW w:w="4020" w:type="dxa"/>
          </w:tcPr>
          <w:p w14:paraId="748EB1AD" w14:textId="77777777" w:rsidR="007E7BC2" w:rsidRPr="007E7BC2" w:rsidRDefault="007E7BC2" w:rsidP="007E7BC2">
            <w:pPr>
              <w:spacing w:before="60" w:after="240"/>
              <w:jc w:val="center"/>
              <w:rPr>
                <w:sz w:val="22"/>
              </w:rPr>
            </w:pPr>
            <w:r w:rsidRPr="007E7BC2">
              <w:rPr>
                <w:sz w:val="22"/>
              </w:rPr>
              <w:t>TOKENRISAS</w:t>
            </w:r>
          </w:p>
        </w:tc>
      </w:tr>
      <w:tr w:rsidR="007E7BC2" w14:paraId="2721A521" w14:textId="77777777" w:rsidTr="007E7BC2">
        <w:tc>
          <w:tcPr>
            <w:tcW w:w="3741" w:type="dxa"/>
          </w:tcPr>
          <w:p w14:paraId="26F50610" w14:textId="77777777" w:rsidR="007E7BC2" w:rsidRPr="007E7BC2" w:rsidRDefault="007E7BC2" w:rsidP="007E7BC2">
            <w:pPr>
              <w:spacing w:before="60" w:after="240"/>
              <w:jc w:val="center"/>
              <w:rPr>
                <w:sz w:val="22"/>
              </w:rPr>
            </w:pPr>
            <w:r w:rsidRPr="007E7BC2">
              <w:rPr>
                <w:sz w:val="22"/>
              </w:rPr>
              <w:t>Incredulidad o sorpresa: WTF</w:t>
            </w:r>
          </w:p>
        </w:tc>
        <w:tc>
          <w:tcPr>
            <w:tcW w:w="4020" w:type="dxa"/>
          </w:tcPr>
          <w:p w14:paraId="20F66231" w14:textId="77777777" w:rsidR="007E7BC2" w:rsidRPr="007E7BC2" w:rsidRDefault="007E7BC2" w:rsidP="007E7BC2">
            <w:pPr>
              <w:keepNext/>
              <w:spacing w:before="60" w:after="240"/>
              <w:jc w:val="center"/>
              <w:rPr>
                <w:sz w:val="22"/>
              </w:rPr>
            </w:pPr>
            <w:r w:rsidRPr="007E7BC2">
              <w:rPr>
                <w:sz w:val="22"/>
              </w:rPr>
              <w:t>TOKENWTF</w:t>
            </w:r>
          </w:p>
        </w:tc>
      </w:tr>
    </w:tbl>
    <w:p w14:paraId="50C8A6B9" w14:textId="7F98C36B" w:rsidR="007E7BC2" w:rsidRDefault="007E7BC2" w:rsidP="007E7BC2">
      <w:pPr>
        <w:pStyle w:val="Epgrafe"/>
      </w:pPr>
      <w:bookmarkStart w:id="293" w:name="_Ref485721528"/>
      <w:bookmarkStart w:id="294" w:name="_Ref485743749"/>
      <w:bookmarkStart w:id="295" w:name="_Toc486016075"/>
      <w:r>
        <w:t xml:space="preserve">Tabla </w:t>
      </w:r>
      <w:fldSimple w:instr=" STYLEREF 1 \s ">
        <w:r w:rsidR="00325219">
          <w:rPr>
            <w:noProof/>
          </w:rPr>
          <w:t>4</w:t>
        </w:r>
      </w:fldSimple>
      <w:r>
        <w:noBreakHyphen/>
      </w:r>
      <w:fldSimple w:instr=" SEQ Tabla \* ARABIC \s 1 ">
        <w:r w:rsidR="00325219">
          <w:rPr>
            <w:noProof/>
          </w:rPr>
          <w:t>1</w:t>
        </w:r>
      </w:fldSimple>
      <w:bookmarkEnd w:id="293"/>
      <w:r>
        <w:t xml:space="preserve">: </w:t>
      </w:r>
      <w:r w:rsidRPr="00DC646C">
        <w:t xml:space="preserve">Correspondencia de </w:t>
      </w:r>
      <w:r>
        <w:t>S</w:t>
      </w:r>
      <w:r w:rsidRPr="00DC646C">
        <w:t xml:space="preserve">emántica y </w:t>
      </w:r>
      <w:r>
        <w:t>S</w:t>
      </w:r>
      <w:r w:rsidRPr="00DC646C">
        <w:t>ímbolo</w:t>
      </w:r>
      <w:bookmarkEnd w:id="294"/>
      <w:bookmarkEnd w:id="295"/>
    </w:p>
    <w:p w14:paraId="3CB0E8D7" w14:textId="568A33A6" w:rsidR="007E7BC2" w:rsidRDefault="007E7BC2" w:rsidP="007E7BC2">
      <w:pPr>
        <w:pStyle w:val="Ttulo3"/>
      </w:pPr>
      <w:bookmarkStart w:id="296" w:name="_Extracción_de_información"/>
      <w:bookmarkStart w:id="297" w:name="_Toc485972232"/>
      <w:bookmarkStart w:id="298" w:name="_Toc486015936"/>
      <w:bookmarkEnd w:id="296"/>
      <w:r>
        <w:t>Extracción de información de los tuits</w:t>
      </w:r>
      <w:bookmarkEnd w:id="297"/>
      <w:bookmarkEnd w:id="298"/>
    </w:p>
    <w:p w14:paraId="69E14D94" w14:textId="0EB4F99B" w:rsidR="007E7BC2" w:rsidRDefault="007E7BC2" w:rsidP="007E7BC2">
      <w:pPr>
        <w:ind w:left="567"/>
      </w:pPr>
      <w:r>
        <w:t xml:space="preserve">Durante esta etapa se lleva a cabo la extracción de información relevante dentro de un tuit. Se ha considerado que las palabras con más aporte de semántica para este problema de clasificación de tuits son: verbos, nombres y adjetivos. Por lo que se necesita hacer uso de un </w:t>
      </w:r>
      <w:r>
        <w:rPr>
          <w:i/>
        </w:rPr>
        <w:t>POS-T</w:t>
      </w:r>
      <w:r w:rsidRPr="000A1BD1">
        <w:rPr>
          <w:i/>
        </w:rPr>
        <w:t>agger</w:t>
      </w:r>
      <w:r>
        <w:t xml:space="preserve"> o etiquetador morfológico. El analizador morfológico se implementará en el módulo “</w:t>
      </w:r>
      <w:r w:rsidRPr="0059462E">
        <w:rPr>
          <w:rFonts w:ascii="Courier New" w:hAnsi="Courier New" w:cs="Courier New"/>
        </w:rPr>
        <w:t>POS Tagger</w:t>
      </w:r>
      <w:r w:rsidRPr="0059462E">
        <w:rPr>
          <w:rFonts w:ascii="Courier New" w:hAnsi="Courier New" w:cs="Courier New"/>
        </w:rPr>
        <w:fldChar w:fldCharType="begin"/>
      </w:r>
      <w:r w:rsidRPr="0059462E">
        <w:rPr>
          <w:rFonts w:ascii="Courier New" w:hAnsi="Courier New" w:cs="Courier New"/>
        </w:rPr>
        <w:instrText xml:space="preserve"> XE "</w:instrText>
      </w:r>
      <w:r w:rsidRPr="00EB5695">
        <w:rPr>
          <w:i/>
        </w:rPr>
        <w:instrText>POS Tagger:</w:instrText>
      </w:r>
      <w:r w:rsidRPr="00EB5695">
        <w:instrText>Analizador morfológico que permite diferenciar entre diferentes tipos de palabras: verbos, nombres, preposiciones, adverbios</w:instrText>
      </w:r>
      <w:r w:rsidRPr="0059462E">
        <w:rPr>
          <w:rFonts w:ascii="Courier New" w:hAnsi="Courier New" w:cs="Courier New"/>
        </w:rPr>
        <w:instrText xml:space="preserve">…" </w:instrText>
      </w:r>
      <w:r w:rsidRPr="0059462E">
        <w:rPr>
          <w:rFonts w:ascii="Courier New" w:hAnsi="Courier New" w:cs="Courier New"/>
        </w:rPr>
        <w:fldChar w:fldCharType="end"/>
      </w:r>
      <w:r w:rsidRPr="0059462E">
        <w:rPr>
          <w:rFonts w:ascii="Courier New" w:hAnsi="Courier New" w:cs="Courier New"/>
        </w:rPr>
        <w:t>.py</w:t>
      </w:r>
      <w:r>
        <w:t>”. Para desarrollar el analizador morfológico se han utilizado las</w:t>
      </w:r>
      <w:r w:rsidR="00285091">
        <w:t xml:space="preserve"> bibliotecas </w:t>
      </w:r>
      <w:r w:rsidRPr="005622BC">
        <w:rPr>
          <w:i/>
        </w:rPr>
        <w:t>Pattern</w:t>
      </w:r>
      <w:r>
        <w:t xml:space="preserve"> y </w:t>
      </w:r>
      <w:r w:rsidRPr="005622BC">
        <w:rPr>
          <w:i/>
        </w:rPr>
        <w:t>NLTK</w:t>
      </w:r>
      <w:r>
        <w:t xml:space="preserve">. También ha sido necesario descargar 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para entrenar el analizador morfológico. Este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está formado por todos los artículos de Wikipedia de 2006 y en total contiene 120 millones de palabras etiquetadas con su clase correspondiente. Para realizar el entrenamiento del </w:t>
      </w:r>
      <w:r>
        <w:rPr>
          <w:i/>
        </w:rPr>
        <w:t>POS T</w:t>
      </w:r>
      <w:r w:rsidRPr="002B331F">
        <w:rPr>
          <w:i/>
        </w:rPr>
        <w:t>agger</w:t>
      </w:r>
      <w:r>
        <w:t xml:space="preserve"> ha sido necesario:</w:t>
      </w:r>
    </w:p>
    <w:p w14:paraId="036A1FEE" w14:textId="3AF96EB3" w:rsidR="007E7BC2" w:rsidRDefault="007E7BC2" w:rsidP="00D82363">
      <w:pPr>
        <w:pStyle w:val="Prrafodelista"/>
        <w:numPr>
          <w:ilvl w:val="0"/>
          <w:numId w:val="13"/>
        </w:numPr>
        <w:ind w:left="1077" w:hanging="357"/>
      </w:pPr>
      <w:r w:rsidRPr="00A17ECC">
        <w:rPr>
          <w:i/>
        </w:rPr>
        <w:t>Cargar todos los términos del vocabulario</w:t>
      </w:r>
      <w:r>
        <w:t xml:space="preserve"> contenido en los artículos del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almacenando por cada término las diferentes clases que toma dicho término con la frecuencia correspondiente. Únicamente nos quedamos con las 100.000 palabras más frecuentes y por cada palabra su tipo más frecuente. El resultado obtenido se debe almacenar en un fichero (persistencia para su posterior uso).</w:t>
      </w:r>
    </w:p>
    <w:p w14:paraId="195795ED" w14:textId="6A545577" w:rsidR="007E7BC2" w:rsidRDefault="007E7BC2" w:rsidP="00D82363">
      <w:pPr>
        <w:pStyle w:val="Prrafodelista"/>
        <w:numPr>
          <w:ilvl w:val="0"/>
          <w:numId w:val="13"/>
        </w:numPr>
        <w:ind w:left="1077" w:hanging="357"/>
      </w:pPr>
      <w:r w:rsidRPr="00A17ECC">
        <w:rPr>
          <w:i/>
        </w:rPr>
        <w:t>Generar un conjunto de reglas</w:t>
      </w:r>
      <w:r>
        <w:t xml:space="preserve"> para determinar a qué clase de palabra pertenece un término </w:t>
      </w:r>
      <w:r w:rsidRPr="00A17ECC">
        <w:rPr>
          <w:i/>
        </w:rPr>
        <w:t>basándose en su contexto</w:t>
      </w:r>
      <w:r>
        <w:t xml:space="preserve">. Para ello se hará uso de la </w:t>
      </w:r>
      <w:r w:rsidR="00D11581">
        <w:t>biblioteca</w:t>
      </w:r>
      <w:r>
        <w:t xml:space="preserve"> NLTK que contiene un módulo de entrenamiento basado en el </w:t>
      </w:r>
      <w:r w:rsidRPr="00BD62C5">
        <w:rPr>
          <w:i/>
        </w:rPr>
        <w:t>algoritmo de Brill</w:t>
      </w:r>
      <w:r>
        <w:t>. Las reglas son muy sencillas ya que se basan en el análisis de la clase de palabras que rodean el término que estamos analizando, es decir, su contexto. Algunas reglas son: verificar la clase de la palabra que se encuentra una posición adelante o dos posiciones adelante, verificar las palabras que se encuentran una posición adelante o dos posiciones adelante, verificar el tipo de palabra que hay una posición atrás</w:t>
      </w:r>
      <w:r w:rsidR="00DF460A">
        <w:t>, etc.</w:t>
      </w:r>
      <w:r>
        <w:t xml:space="preserve"> El propio módulo de entrenamiento almacenará aquellas reglas que maximicen la precisión de la predicción para su posterior uso.</w:t>
      </w:r>
    </w:p>
    <w:p w14:paraId="501F5BDF" w14:textId="021FA2A0" w:rsidR="007E7BC2" w:rsidRDefault="007E7BC2" w:rsidP="00D82363">
      <w:pPr>
        <w:pStyle w:val="Prrafodelista"/>
        <w:numPr>
          <w:ilvl w:val="0"/>
          <w:numId w:val="13"/>
        </w:numPr>
        <w:ind w:left="1077" w:hanging="357"/>
      </w:pPr>
      <w:r w:rsidRPr="00A17ECC">
        <w:rPr>
          <w:i/>
        </w:rPr>
        <w:t>Generar un conjunto de reglas basadas en sufijos</w:t>
      </w:r>
      <w:r>
        <w:t xml:space="preserve"> que permitan determinar palabras que nunca antes se han visto. Se han utilizado los cinco últimos </w:t>
      </w:r>
      <w:r>
        <w:lastRenderedPageBreak/>
        <w:t xml:space="preserve">términos de 2.000.000 de términos del </w:t>
      </w:r>
      <w:r w:rsidRPr="006D15EE">
        <w:rPr>
          <w:i/>
        </w:rPr>
        <w:t>Wikicorpus</w:t>
      </w:r>
      <w:r>
        <w:fldChar w:fldCharType="begin"/>
      </w:r>
      <w:r>
        <w:instrText xml:space="preserve"> XE "</w:instrText>
      </w:r>
      <w:r w:rsidRPr="002B0B23">
        <w:instrText>Wikicorpus:Corpus etiquetado con 120 millones de palabras en español</w:instrText>
      </w:r>
      <w:r w:rsidR="00ED4398">
        <w:instrText>”</w:instrText>
      </w:r>
      <w:r>
        <w:instrText xml:space="preserve"> </w:instrText>
      </w:r>
      <w:r>
        <w:fldChar w:fldCharType="end"/>
      </w:r>
      <w:r>
        <w:t xml:space="preserve"> para obtener una predicción basada en sufijos. En la siguiente </w:t>
      </w:r>
      <w:r>
        <w:fldChar w:fldCharType="begin"/>
      </w:r>
      <w:r>
        <w:instrText xml:space="preserve"> REF _Ref485743886 \h </w:instrText>
      </w:r>
      <w:r>
        <w:fldChar w:fldCharType="separate"/>
      </w:r>
      <w:r w:rsidR="00325219">
        <w:t xml:space="preserve">Tabla </w:t>
      </w:r>
      <w:r w:rsidR="00325219">
        <w:rPr>
          <w:noProof/>
        </w:rPr>
        <w:t>4</w:t>
      </w:r>
      <w:r w:rsidR="00325219">
        <w:noBreakHyphen/>
      </w:r>
      <w:r w:rsidR="00325219">
        <w:rPr>
          <w:noProof/>
        </w:rPr>
        <w:t>2</w:t>
      </w:r>
      <w:r>
        <w:fldChar w:fldCharType="end"/>
      </w:r>
      <w:r>
        <w:t xml:space="preserve"> se muestran algunas relaciones entre sufijos y clases de palabras:</w:t>
      </w:r>
    </w:p>
    <w:p w14:paraId="5E144B62" w14:textId="77777777" w:rsidR="007E7BC2" w:rsidRDefault="007E7BC2" w:rsidP="007E7BC2">
      <w:pPr>
        <w:pStyle w:val="Prrafodelista"/>
        <w:tabs>
          <w:tab w:val="left" w:pos="2009"/>
        </w:tabs>
        <w:ind w:left="357"/>
      </w:pPr>
      <w:r>
        <w:tab/>
      </w:r>
    </w:p>
    <w:tbl>
      <w:tblPr>
        <w:tblW w:w="0" w:type="auto"/>
        <w:tblInd w:w="1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160"/>
        <w:gridCol w:w="2398"/>
        <w:gridCol w:w="2013"/>
      </w:tblGrid>
      <w:tr w:rsidR="007E7BC2" w14:paraId="46CA258C" w14:textId="77777777" w:rsidTr="007E7BC2">
        <w:tc>
          <w:tcPr>
            <w:tcW w:w="1855" w:type="dxa"/>
          </w:tcPr>
          <w:p w14:paraId="4B9CD27B" w14:textId="77777777" w:rsidR="007E7BC2" w:rsidRPr="007E7BC2" w:rsidRDefault="007E7BC2" w:rsidP="007E7BC2">
            <w:pPr>
              <w:pStyle w:val="Prrafodelista"/>
              <w:spacing w:before="60" w:after="240"/>
              <w:ind w:left="357"/>
              <w:rPr>
                <w:sz w:val="22"/>
              </w:rPr>
            </w:pPr>
            <w:r w:rsidRPr="007E7BC2">
              <w:rPr>
                <w:sz w:val="22"/>
              </w:rPr>
              <w:t>Frecuencia</w:t>
            </w:r>
          </w:p>
        </w:tc>
        <w:tc>
          <w:tcPr>
            <w:tcW w:w="1160" w:type="dxa"/>
          </w:tcPr>
          <w:p w14:paraId="5A439764" w14:textId="77777777" w:rsidR="007E7BC2" w:rsidRPr="007E7BC2" w:rsidRDefault="007E7BC2" w:rsidP="007E7BC2">
            <w:pPr>
              <w:pStyle w:val="Prrafodelista"/>
              <w:spacing w:before="60" w:after="240"/>
              <w:ind w:left="357"/>
              <w:rPr>
                <w:sz w:val="22"/>
              </w:rPr>
            </w:pPr>
            <w:r w:rsidRPr="007E7BC2">
              <w:rPr>
                <w:sz w:val="22"/>
              </w:rPr>
              <w:t>Sufijo</w:t>
            </w:r>
          </w:p>
        </w:tc>
        <w:tc>
          <w:tcPr>
            <w:tcW w:w="2398" w:type="dxa"/>
          </w:tcPr>
          <w:p w14:paraId="6E13C7F1" w14:textId="77777777" w:rsidR="007E7BC2" w:rsidRPr="007E7BC2" w:rsidRDefault="007E7BC2" w:rsidP="007E7BC2">
            <w:pPr>
              <w:pStyle w:val="Prrafodelista"/>
              <w:spacing w:before="60" w:after="240"/>
              <w:ind w:left="357"/>
              <w:rPr>
                <w:sz w:val="22"/>
              </w:rPr>
            </w:pPr>
            <w:r w:rsidRPr="007E7BC2">
              <w:rPr>
                <w:sz w:val="22"/>
              </w:rPr>
              <w:t>Clase de palabra</w:t>
            </w:r>
          </w:p>
        </w:tc>
        <w:tc>
          <w:tcPr>
            <w:tcW w:w="2013" w:type="dxa"/>
          </w:tcPr>
          <w:p w14:paraId="07EA68FB" w14:textId="77777777" w:rsidR="007E7BC2" w:rsidRPr="007E7BC2" w:rsidRDefault="007E7BC2" w:rsidP="007E7BC2">
            <w:pPr>
              <w:pStyle w:val="Prrafodelista"/>
              <w:spacing w:before="60" w:after="240"/>
              <w:ind w:left="357"/>
              <w:rPr>
                <w:sz w:val="22"/>
              </w:rPr>
            </w:pPr>
            <w:r w:rsidRPr="007E7BC2">
              <w:rPr>
                <w:sz w:val="22"/>
              </w:rPr>
              <w:t>Ejemplo</w:t>
            </w:r>
          </w:p>
        </w:tc>
      </w:tr>
      <w:tr w:rsidR="007E7BC2" w14:paraId="7756DB77" w14:textId="77777777" w:rsidTr="007E7BC2">
        <w:tc>
          <w:tcPr>
            <w:tcW w:w="1855" w:type="dxa"/>
          </w:tcPr>
          <w:p w14:paraId="540F46D2" w14:textId="77777777" w:rsidR="007E7BC2" w:rsidRPr="007E7BC2" w:rsidRDefault="007E7BC2" w:rsidP="007E7BC2">
            <w:pPr>
              <w:pStyle w:val="Prrafodelista"/>
              <w:spacing w:before="60" w:after="240"/>
              <w:ind w:left="357"/>
              <w:rPr>
                <w:sz w:val="22"/>
              </w:rPr>
            </w:pPr>
            <w:r w:rsidRPr="007E7BC2">
              <w:rPr>
                <w:sz w:val="22"/>
              </w:rPr>
              <w:t>5.986</w:t>
            </w:r>
          </w:p>
        </w:tc>
        <w:tc>
          <w:tcPr>
            <w:tcW w:w="1160" w:type="dxa"/>
          </w:tcPr>
          <w:p w14:paraId="691CD3C2" w14:textId="77777777" w:rsidR="007E7BC2" w:rsidRPr="007E7BC2" w:rsidRDefault="007E7BC2" w:rsidP="007E7BC2">
            <w:pPr>
              <w:pStyle w:val="Prrafodelista"/>
              <w:spacing w:before="60" w:after="240"/>
              <w:ind w:left="357"/>
              <w:rPr>
                <w:sz w:val="22"/>
              </w:rPr>
            </w:pPr>
            <w:r w:rsidRPr="007E7BC2">
              <w:rPr>
                <w:sz w:val="22"/>
              </w:rPr>
              <w:t>-ación</w:t>
            </w:r>
          </w:p>
        </w:tc>
        <w:tc>
          <w:tcPr>
            <w:tcW w:w="2398" w:type="dxa"/>
          </w:tcPr>
          <w:p w14:paraId="11F4A1C8" w14:textId="77777777" w:rsidR="007E7BC2" w:rsidRPr="007E7BC2" w:rsidRDefault="007E7BC2" w:rsidP="007E7BC2">
            <w:pPr>
              <w:pStyle w:val="Prrafodelista"/>
              <w:spacing w:before="60" w:after="240"/>
              <w:ind w:left="357"/>
              <w:rPr>
                <w:sz w:val="22"/>
              </w:rPr>
            </w:pPr>
            <w:r w:rsidRPr="007E7BC2">
              <w:rPr>
                <w:sz w:val="22"/>
              </w:rPr>
              <w:t>99% nombre común</w:t>
            </w:r>
          </w:p>
          <w:p w14:paraId="70EF2323" w14:textId="77777777" w:rsidR="007E7BC2" w:rsidRPr="007E7BC2" w:rsidRDefault="007E7BC2" w:rsidP="007E7BC2">
            <w:pPr>
              <w:pStyle w:val="Prrafodelista"/>
              <w:spacing w:before="60" w:after="240"/>
              <w:ind w:left="357"/>
              <w:rPr>
                <w:sz w:val="22"/>
              </w:rPr>
            </w:pPr>
            <w:r w:rsidRPr="007E7BC2">
              <w:rPr>
                <w:sz w:val="22"/>
              </w:rPr>
              <w:t>1% preposición</w:t>
            </w:r>
          </w:p>
        </w:tc>
        <w:tc>
          <w:tcPr>
            <w:tcW w:w="2013" w:type="dxa"/>
          </w:tcPr>
          <w:p w14:paraId="2123D95F" w14:textId="77777777" w:rsidR="007E7BC2" w:rsidRPr="007E7BC2" w:rsidRDefault="007E7BC2" w:rsidP="007E7BC2">
            <w:pPr>
              <w:pStyle w:val="Prrafodelista"/>
              <w:spacing w:before="60" w:after="240"/>
              <w:ind w:left="357"/>
              <w:rPr>
                <w:sz w:val="22"/>
              </w:rPr>
            </w:pPr>
            <w:r w:rsidRPr="007E7BC2">
              <w:rPr>
                <w:sz w:val="22"/>
              </w:rPr>
              <w:t>natación</w:t>
            </w:r>
          </w:p>
        </w:tc>
      </w:tr>
      <w:tr w:rsidR="007E7BC2" w14:paraId="758393E7" w14:textId="77777777" w:rsidTr="007E7BC2">
        <w:tc>
          <w:tcPr>
            <w:tcW w:w="1855" w:type="dxa"/>
          </w:tcPr>
          <w:p w14:paraId="5A2E48C8" w14:textId="77777777" w:rsidR="007E7BC2" w:rsidRPr="007E7BC2" w:rsidRDefault="007E7BC2" w:rsidP="007E7BC2">
            <w:pPr>
              <w:pStyle w:val="Prrafodelista"/>
              <w:spacing w:before="60" w:after="240"/>
              <w:ind w:left="357"/>
              <w:rPr>
                <w:sz w:val="22"/>
              </w:rPr>
            </w:pPr>
            <w:r w:rsidRPr="007E7BC2">
              <w:rPr>
                <w:sz w:val="22"/>
              </w:rPr>
              <w:t>4.875</w:t>
            </w:r>
          </w:p>
        </w:tc>
        <w:tc>
          <w:tcPr>
            <w:tcW w:w="1160" w:type="dxa"/>
          </w:tcPr>
          <w:p w14:paraId="3CAB17DE" w14:textId="77777777" w:rsidR="007E7BC2" w:rsidRPr="007E7BC2" w:rsidRDefault="007E7BC2" w:rsidP="007E7BC2">
            <w:pPr>
              <w:pStyle w:val="Prrafodelista"/>
              <w:spacing w:before="60" w:after="240"/>
              <w:ind w:left="357"/>
              <w:rPr>
                <w:sz w:val="22"/>
              </w:rPr>
            </w:pPr>
            <w:r w:rsidRPr="007E7BC2">
              <w:rPr>
                <w:sz w:val="22"/>
              </w:rPr>
              <w:t>-mente</w:t>
            </w:r>
          </w:p>
        </w:tc>
        <w:tc>
          <w:tcPr>
            <w:tcW w:w="2398" w:type="dxa"/>
          </w:tcPr>
          <w:p w14:paraId="0ABF791E" w14:textId="77777777" w:rsidR="007E7BC2" w:rsidRPr="007E7BC2" w:rsidRDefault="007E7BC2" w:rsidP="007E7BC2">
            <w:pPr>
              <w:pStyle w:val="Prrafodelista"/>
              <w:spacing w:before="60" w:after="240"/>
              <w:ind w:left="357"/>
              <w:rPr>
                <w:sz w:val="22"/>
              </w:rPr>
            </w:pPr>
            <w:r w:rsidRPr="007E7BC2">
              <w:rPr>
                <w:sz w:val="22"/>
              </w:rPr>
              <w:t>98% adverbio</w:t>
            </w:r>
          </w:p>
          <w:p w14:paraId="6E9622BA" w14:textId="77777777" w:rsidR="007E7BC2" w:rsidRPr="007E7BC2" w:rsidRDefault="007E7BC2" w:rsidP="007E7BC2">
            <w:pPr>
              <w:pStyle w:val="Prrafodelista"/>
              <w:spacing w:before="60" w:after="240"/>
              <w:ind w:left="357"/>
              <w:rPr>
                <w:sz w:val="22"/>
              </w:rPr>
            </w:pPr>
            <w:r w:rsidRPr="007E7BC2">
              <w:rPr>
                <w:sz w:val="22"/>
              </w:rPr>
              <w:t>1% preposición</w:t>
            </w:r>
          </w:p>
          <w:p w14:paraId="10BF279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05DB208" w14:textId="77777777" w:rsidR="007E7BC2" w:rsidRPr="007E7BC2" w:rsidRDefault="007E7BC2" w:rsidP="007E7BC2">
            <w:pPr>
              <w:pStyle w:val="Prrafodelista"/>
              <w:spacing w:before="60" w:after="240"/>
              <w:ind w:left="357"/>
              <w:rPr>
                <w:sz w:val="22"/>
              </w:rPr>
            </w:pPr>
            <w:r w:rsidRPr="007E7BC2">
              <w:rPr>
                <w:sz w:val="22"/>
              </w:rPr>
              <w:t>tranquilamente</w:t>
            </w:r>
          </w:p>
        </w:tc>
      </w:tr>
      <w:tr w:rsidR="007E7BC2" w14:paraId="4555E072" w14:textId="77777777" w:rsidTr="007E7BC2">
        <w:tc>
          <w:tcPr>
            <w:tcW w:w="1855" w:type="dxa"/>
          </w:tcPr>
          <w:p w14:paraId="53CDEB32" w14:textId="77777777" w:rsidR="007E7BC2" w:rsidRPr="007E7BC2" w:rsidRDefault="007E7BC2" w:rsidP="007E7BC2">
            <w:pPr>
              <w:pStyle w:val="Prrafodelista"/>
              <w:spacing w:before="60" w:after="240"/>
              <w:ind w:left="357"/>
              <w:rPr>
                <w:sz w:val="22"/>
              </w:rPr>
            </w:pPr>
            <w:r w:rsidRPr="007E7BC2">
              <w:rPr>
                <w:sz w:val="22"/>
              </w:rPr>
              <w:t>3.276</w:t>
            </w:r>
          </w:p>
        </w:tc>
        <w:tc>
          <w:tcPr>
            <w:tcW w:w="1160" w:type="dxa"/>
          </w:tcPr>
          <w:p w14:paraId="1DC4B4C2" w14:textId="77777777" w:rsidR="007E7BC2" w:rsidRPr="007E7BC2" w:rsidRDefault="007E7BC2" w:rsidP="007E7BC2">
            <w:pPr>
              <w:pStyle w:val="Prrafodelista"/>
              <w:spacing w:before="60" w:after="240"/>
              <w:ind w:left="357"/>
              <w:rPr>
                <w:sz w:val="22"/>
              </w:rPr>
            </w:pPr>
            <w:r w:rsidRPr="007E7BC2">
              <w:rPr>
                <w:sz w:val="22"/>
              </w:rPr>
              <w:t>-iones</w:t>
            </w:r>
          </w:p>
        </w:tc>
        <w:tc>
          <w:tcPr>
            <w:tcW w:w="2398" w:type="dxa"/>
          </w:tcPr>
          <w:p w14:paraId="1E5736EB" w14:textId="77777777" w:rsidR="007E7BC2" w:rsidRPr="007E7BC2" w:rsidRDefault="007E7BC2" w:rsidP="007E7BC2">
            <w:pPr>
              <w:pStyle w:val="Prrafodelista"/>
              <w:spacing w:before="60" w:after="240"/>
              <w:ind w:left="357"/>
              <w:rPr>
                <w:sz w:val="22"/>
              </w:rPr>
            </w:pPr>
            <w:r w:rsidRPr="007E7BC2">
              <w:rPr>
                <w:sz w:val="22"/>
              </w:rPr>
              <w:t>99% nombre común</w:t>
            </w:r>
          </w:p>
          <w:p w14:paraId="12E290F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8DF308A" w14:textId="77777777" w:rsidR="007E7BC2" w:rsidRPr="007E7BC2" w:rsidRDefault="007E7BC2" w:rsidP="007E7BC2">
            <w:pPr>
              <w:pStyle w:val="Prrafodelista"/>
              <w:keepNext/>
              <w:spacing w:before="60" w:after="240"/>
              <w:ind w:left="357"/>
              <w:rPr>
                <w:sz w:val="22"/>
              </w:rPr>
            </w:pPr>
            <w:r w:rsidRPr="007E7BC2">
              <w:rPr>
                <w:sz w:val="22"/>
              </w:rPr>
              <w:t>vacaciones</w:t>
            </w:r>
          </w:p>
        </w:tc>
      </w:tr>
    </w:tbl>
    <w:p w14:paraId="0A9045BE" w14:textId="08355BEA" w:rsidR="007E7BC2" w:rsidRDefault="007E7BC2" w:rsidP="007E7BC2">
      <w:pPr>
        <w:pStyle w:val="Epgrafe"/>
        <w:ind w:left="357" w:firstLine="708"/>
      </w:pPr>
      <w:bookmarkStart w:id="299" w:name="_Ref485743886"/>
      <w:bookmarkStart w:id="300" w:name="_Toc486016076"/>
      <w:r>
        <w:t xml:space="preserve">Tabla </w:t>
      </w:r>
      <w:fldSimple w:instr=" STYLEREF 1 \s ">
        <w:r w:rsidR="00325219">
          <w:rPr>
            <w:noProof/>
          </w:rPr>
          <w:t>4</w:t>
        </w:r>
      </w:fldSimple>
      <w:r>
        <w:noBreakHyphen/>
      </w:r>
      <w:fldSimple w:instr=" SEQ Tabla \* ARABIC \s 1 ">
        <w:r w:rsidR="00325219">
          <w:rPr>
            <w:noProof/>
          </w:rPr>
          <w:t>2</w:t>
        </w:r>
      </w:fldSimple>
      <w:bookmarkEnd w:id="299"/>
      <w:r>
        <w:t>: Relación de Sufijos y Clases de Palabras</w:t>
      </w:r>
      <w:bookmarkEnd w:id="300"/>
    </w:p>
    <w:p w14:paraId="5BD032B5" w14:textId="77777777" w:rsidR="007E7BC2" w:rsidRDefault="007E7BC2" w:rsidP="007E7BC2">
      <w:pPr>
        <w:ind w:left="567"/>
      </w:pPr>
      <w:r>
        <w:t>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imágenes que se pueden añadir a los tuits, su contenido no se tiene en cuenta. También es de destacar que tras la limpieza habrá un total de 204.041 términos únicos (</w:t>
      </w:r>
      <w:r w:rsidRPr="00057FF7">
        <w:rPr>
          <w:i/>
        </w:rPr>
        <w:t>token types</w:t>
      </w:r>
      <w:r>
        <w:t>).</w:t>
      </w:r>
    </w:p>
    <w:p w14:paraId="5D363BCB" w14:textId="4B3F7C7C" w:rsidR="007E7BC2" w:rsidRDefault="007E7BC2" w:rsidP="007E7BC2">
      <w:pPr>
        <w:pStyle w:val="Ttulo3"/>
      </w:pPr>
      <w:bookmarkStart w:id="301" w:name="_Selección_de_tuits"/>
      <w:bookmarkStart w:id="302" w:name="_Toc485972233"/>
      <w:bookmarkStart w:id="303" w:name="_Toc486015937"/>
      <w:bookmarkEnd w:id="301"/>
      <w:r>
        <w:t>Selección de tuits</w:t>
      </w:r>
      <w:bookmarkEnd w:id="302"/>
      <w:bookmarkEnd w:id="303"/>
    </w:p>
    <w:p w14:paraId="04A0C61F" w14:textId="77777777" w:rsidR="007E7BC2" w:rsidRDefault="007E7BC2" w:rsidP="007E7BC2">
      <w:pPr>
        <w:ind w:left="567"/>
      </w:pPr>
      <w:r>
        <w:t xml:space="preserve">Una vez finalizada la limpieza se procede al </w:t>
      </w:r>
      <w:r w:rsidRPr="00A17ECC">
        <w:rPr>
          <w:i/>
        </w:rPr>
        <w:t>filtrado</w:t>
      </w:r>
      <w:r>
        <w:t xml:space="preserve"> (selección) de tuits a etiquetar ya que el etiquetamiento de 885.758 es inviable. Para seleccionar los tuits se desarrollará el filtro mencionado en el apartado de diseño (§</w:t>
      </w:r>
      <w:hyperlink w:anchor="_Selección_de_tuits_1" w:history="1">
        <w:r>
          <w:rPr>
            <w:rStyle w:val="Hipervnculo"/>
          </w:rPr>
          <w:t>3</w:t>
        </w:r>
        <w:r w:rsidRPr="003A3337">
          <w:rPr>
            <w:rStyle w:val="Hipervnculo"/>
          </w:rPr>
          <w:t>.1.</w:t>
        </w:r>
        <w:r>
          <w:rPr>
            <w:rStyle w:val="Hipervnculo"/>
          </w:rPr>
          <w:t>4</w:t>
        </w:r>
      </w:hyperlink>
      <w:r>
        <w:t>). Todo este proceso está implementado en el archivo “</w:t>
      </w:r>
      <w:r w:rsidRPr="00A17ECC">
        <w:rPr>
          <w:rFonts w:ascii="Courier New" w:hAnsi="Courier New" w:cs="Courier New"/>
        </w:rPr>
        <w:t>kimchi.py</w:t>
      </w:r>
      <w:r>
        <w:t>”. Los filtros contienen las siguientes categorías de palabras fomentadoras de odio:</w:t>
      </w:r>
    </w:p>
    <w:p w14:paraId="26DD51E7" w14:textId="77777777" w:rsidR="007E7BC2" w:rsidRDefault="007E7BC2" w:rsidP="00D82363">
      <w:pPr>
        <w:pStyle w:val="Prrafodelista"/>
        <w:numPr>
          <w:ilvl w:val="1"/>
          <w:numId w:val="9"/>
        </w:numPr>
        <w:ind w:left="981" w:hanging="357"/>
      </w:pPr>
      <w:r w:rsidRPr="00F8339D">
        <w:rPr>
          <w:i/>
        </w:rPr>
        <w:t>Apariencia</w:t>
      </w:r>
      <w:r>
        <w:t xml:space="preserve"> (</w:t>
      </w:r>
      <w:r w:rsidRPr="00847D1C">
        <w:rPr>
          <w:rFonts w:ascii="Courier New" w:hAnsi="Courier New" w:cs="Courier New"/>
        </w:rPr>
        <w:t>clases.txt</w:t>
      </w:r>
      <w:r>
        <w:t>): hace referencia a la apariencia física y forma de ser percibida externamente p.e: marcarras, chonis y canis.</w:t>
      </w:r>
    </w:p>
    <w:p w14:paraId="139BDF11" w14:textId="77777777" w:rsidR="007E7BC2" w:rsidRDefault="007E7BC2" w:rsidP="00D82363">
      <w:pPr>
        <w:pStyle w:val="Prrafodelista"/>
        <w:numPr>
          <w:ilvl w:val="1"/>
          <w:numId w:val="9"/>
        </w:numPr>
        <w:ind w:left="981" w:hanging="357"/>
      </w:pPr>
      <w:r w:rsidRPr="00F8339D">
        <w:rPr>
          <w:i/>
        </w:rPr>
        <w:t>Discapacidad</w:t>
      </w:r>
      <w:r>
        <w:t xml:space="preserve"> (</w:t>
      </w:r>
      <w:r w:rsidRPr="00847D1C">
        <w:rPr>
          <w:rFonts w:ascii="Courier New" w:hAnsi="Courier New" w:cs="Courier New"/>
        </w:rPr>
        <w:t>discapacidad.txt</w:t>
      </w:r>
      <w:r>
        <w:t>): hace referencia a las diversas discapacidades que pueden presentar las personas y anormalidades físicas que pueden ser objetivo de burla p.e: mongolo, retrasado y enano.</w:t>
      </w:r>
    </w:p>
    <w:p w14:paraId="5DC941FA" w14:textId="77777777" w:rsidR="007E7BC2" w:rsidRDefault="007E7BC2" w:rsidP="00D82363">
      <w:pPr>
        <w:pStyle w:val="Prrafodelista"/>
        <w:numPr>
          <w:ilvl w:val="1"/>
          <w:numId w:val="9"/>
        </w:numPr>
        <w:ind w:left="981" w:hanging="357"/>
      </w:pPr>
      <w:r w:rsidRPr="00F8339D">
        <w:rPr>
          <w:i/>
        </w:rPr>
        <w:t>Género y orientación sexual</w:t>
      </w:r>
      <w:r>
        <w:t xml:space="preserve"> (</w:t>
      </w:r>
      <w:r w:rsidRPr="00847D1C">
        <w:rPr>
          <w:rFonts w:ascii="Courier New" w:hAnsi="Courier New" w:cs="Courier New"/>
        </w:rPr>
        <w:t>genero.txt</w:t>
      </w:r>
      <w:r>
        <w:t>): hace referencia a la discriminación o desprecio por género o tendencia sexual p.e: marica, bollera y malfollada.</w:t>
      </w:r>
    </w:p>
    <w:p w14:paraId="0CF4F382" w14:textId="77777777" w:rsidR="007E7BC2" w:rsidRDefault="007E7BC2" w:rsidP="00D82363">
      <w:pPr>
        <w:pStyle w:val="Prrafodelista"/>
        <w:numPr>
          <w:ilvl w:val="1"/>
          <w:numId w:val="9"/>
        </w:numPr>
        <w:ind w:left="981" w:hanging="357"/>
      </w:pPr>
      <w:r w:rsidRPr="00F8339D">
        <w:rPr>
          <w:i/>
        </w:rPr>
        <w:t>Política</w:t>
      </w:r>
      <w:r>
        <w:t xml:space="preserve"> (política.txt): hace referencia al insulto, menosprecio y discriminación por la condición política de la persona p.e: podemita, fascista y facha.</w:t>
      </w:r>
    </w:p>
    <w:p w14:paraId="2C2E73FB" w14:textId="77777777" w:rsidR="007E7BC2" w:rsidRDefault="007E7BC2" w:rsidP="00D82363">
      <w:pPr>
        <w:pStyle w:val="Prrafodelista"/>
        <w:numPr>
          <w:ilvl w:val="1"/>
          <w:numId w:val="9"/>
        </w:numPr>
        <w:ind w:left="981" w:hanging="357"/>
      </w:pPr>
      <w:r w:rsidRPr="00F8339D">
        <w:rPr>
          <w:i/>
        </w:rPr>
        <w:t>Etnicidad y nacionalidad</w:t>
      </w:r>
      <w:r>
        <w:t xml:space="preserve"> (</w:t>
      </w:r>
      <w:r w:rsidRPr="00847D1C">
        <w:rPr>
          <w:rFonts w:ascii="Courier New" w:hAnsi="Courier New" w:cs="Courier New"/>
        </w:rPr>
        <w:t>raza.txt</w:t>
      </w:r>
      <w:r>
        <w:t>): hace referencia al insulto, desprecio y discriminación por la nacionalidad o etnicidad de la persona: moro, sudaca y panchito.</w:t>
      </w:r>
    </w:p>
    <w:p w14:paraId="0D242F0A" w14:textId="77777777" w:rsidR="007E7BC2" w:rsidRDefault="007E7BC2" w:rsidP="00D82363">
      <w:pPr>
        <w:pStyle w:val="Prrafodelista"/>
        <w:numPr>
          <w:ilvl w:val="1"/>
          <w:numId w:val="9"/>
        </w:numPr>
        <w:ind w:left="981" w:hanging="357"/>
      </w:pPr>
      <w:r w:rsidRPr="00F8339D">
        <w:rPr>
          <w:i/>
        </w:rPr>
        <w:t>Religión</w:t>
      </w:r>
      <w:r>
        <w:t xml:space="preserve"> (</w:t>
      </w:r>
      <w:r w:rsidRPr="00847D1C">
        <w:rPr>
          <w:rFonts w:ascii="Courier New" w:hAnsi="Courier New" w:cs="Courier New"/>
        </w:rPr>
        <w:t>religión.txt</w:t>
      </w:r>
      <w:r>
        <w:t>): hace referencia a las creencias religiosas de los individuos p.e.: católico y ateos.</w:t>
      </w:r>
    </w:p>
    <w:p w14:paraId="402D57B8" w14:textId="77777777" w:rsidR="007E7BC2" w:rsidRDefault="007E7BC2" w:rsidP="007E7BC2">
      <w:pPr>
        <w:ind w:left="567"/>
      </w:pPr>
      <w:r>
        <w:t>Sin embargo, no todas las palabras expresan odio en todos los contextos, por ello se ha creado una clase nueva de palabras basada en la que se contienen las palabras de soporte al odio mencionadas en (§</w:t>
      </w:r>
      <w:hyperlink w:anchor="_Selección_de_tuits" w:history="1">
        <w:r>
          <w:rPr>
            <w:rStyle w:val="Hipervnculo"/>
          </w:rPr>
          <w:t>3</w:t>
        </w:r>
        <w:r w:rsidRPr="00453D0F">
          <w:rPr>
            <w:rStyle w:val="Hipervnculo"/>
          </w:rPr>
          <w:t>.1.</w:t>
        </w:r>
        <w:r>
          <w:rPr>
            <w:rStyle w:val="Hipervnculo"/>
          </w:rPr>
          <w:t>4</w:t>
        </w:r>
      </w:hyperlink>
      <w:r>
        <w:t xml:space="preserve">). Estas palabras están contenidas en el </w:t>
      </w:r>
      <w:r>
        <w:lastRenderedPageBreak/>
        <w:t>archivo “</w:t>
      </w:r>
      <w:r w:rsidRPr="00453D0F">
        <w:rPr>
          <w:rFonts w:ascii="Courier New" w:hAnsi="Courier New" w:cs="Courier New"/>
        </w:rPr>
        <w:t>maldad.txt</w:t>
      </w:r>
      <w:r>
        <w:t xml:space="preserve">” y algunas de ellas son: </w:t>
      </w:r>
      <w:r w:rsidRPr="00453D0F">
        <w:rPr>
          <w:i/>
        </w:rPr>
        <w:t>sucio</w:t>
      </w:r>
      <w:r>
        <w:t xml:space="preserve">, </w:t>
      </w:r>
      <w:r w:rsidRPr="00453D0F">
        <w:rPr>
          <w:i/>
        </w:rPr>
        <w:t>mierda</w:t>
      </w:r>
      <w:r>
        <w:t xml:space="preserve">, </w:t>
      </w:r>
      <w:r w:rsidRPr="00453D0F">
        <w:rPr>
          <w:i/>
        </w:rPr>
        <w:t>asqueroso</w:t>
      </w:r>
      <w:r>
        <w:t xml:space="preserve"> y </w:t>
      </w:r>
      <w:r w:rsidRPr="00453D0F">
        <w:rPr>
          <w:i/>
        </w:rPr>
        <w:t>maldito</w:t>
      </w:r>
      <w:r>
        <w:t>.</w:t>
      </w:r>
    </w:p>
    <w:p w14:paraId="268AF374" w14:textId="669307A5" w:rsidR="007E7BC2" w:rsidRDefault="007E7BC2" w:rsidP="007E7BC2">
      <w:pPr>
        <w:ind w:left="567"/>
      </w:pPr>
      <w:r>
        <w:t xml:space="preserve">Para hacer uso del conjunto de soporte de odio en los archivos: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genero.txt</w:t>
      </w:r>
      <w:r w:rsidR="00DF460A">
        <w:t>”</w:t>
      </w:r>
      <w:r>
        <w:t xml:space="preserve">, </w:t>
      </w:r>
      <w:r w:rsidR="00DF460A">
        <w:t>“</w:t>
      </w:r>
      <w:r w:rsidR="00DF460A" w:rsidRPr="00847D1C">
        <w:rPr>
          <w:rFonts w:ascii="Courier New" w:hAnsi="Courier New" w:cs="Courier New"/>
        </w:rPr>
        <w:t>política.txt</w:t>
      </w:r>
      <w:r w:rsidR="00DF460A">
        <w:t>”</w:t>
      </w:r>
      <w:r>
        <w:t xml:space="preserve">, </w:t>
      </w:r>
      <w:r w:rsidR="00DF460A">
        <w:t>“</w:t>
      </w:r>
      <w:r w:rsidR="00DF460A" w:rsidRPr="00847D1C">
        <w:rPr>
          <w:rFonts w:ascii="Courier New" w:hAnsi="Courier New" w:cs="Courier New"/>
        </w:rPr>
        <w:t>raza.txt</w:t>
      </w:r>
      <w:r w:rsidR="00DF460A">
        <w:t xml:space="preserve">” </w:t>
      </w:r>
      <w:r>
        <w:t xml:space="preserve">y </w:t>
      </w:r>
      <w:r w:rsidR="00DF460A">
        <w:t>“</w:t>
      </w:r>
      <w:r w:rsidR="00DF460A" w:rsidRPr="00847D1C">
        <w:rPr>
          <w:rFonts w:ascii="Courier New" w:hAnsi="Courier New" w:cs="Courier New"/>
        </w:rPr>
        <w:t>religión.txt</w:t>
      </w:r>
      <w:r w:rsidR="00DF460A">
        <w:t xml:space="preserve">” </w:t>
      </w:r>
      <w:r>
        <w:t xml:space="preserve">se ha indicado el grado de odio contenido en cada término de los archivos. Hemos definidos dos grados: </w:t>
      </w:r>
      <w:r w:rsidRPr="00453D0F">
        <w:rPr>
          <w:i/>
        </w:rPr>
        <w:t>odio absoluto</w:t>
      </w:r>
      <w:r>
        <w:t xml:space="preserve"> y </w:t>
      </w:r>
      <w:r w:rsidRPr="00453D0F">
        <w:rPr>
          <w:i/>
        </w:rPr>
        <w:t>odio relativo</w:t>
      </w:r>
      <w:r>
        <w:t xml:space="preserve">. Por un lado, el grado de odio absoluto especifica que la palabra sin ningún contexto ya transmite odio de por sí p.e: </w:t>
      </w:r>
      <w:r w:rsidRPr="00847D1C">
        <w:rPr>
          <w:i/>
        </w:rPr>
        <w:t>feminazi</w:t>
      </w:r>
      <w:r>
        <w:t xml:space="preserve">, </w:t>
      </w:r>
      <w:r w:rsidRPr="00847D1C">
        <w:rPr>
          <w:i/>
        </w:rPr>
        <w:t>malfollada</w:t>
      </w:r>
      <w:r>
        <w:rPr>
          <w:i/>
        </w:rPr>
        <w:t>,</w:t>
      </w:r>
      <w:r w:rsidRPr="00847D1C">
        <w:rPr>
          <w:i/>
        </w:rPr>
        <w:t xml:space="preserve"> guachupino</w:t>
      </w:r>
      <w:r>
        <w:t xml:space="preserve">. Por otro lado, el grado de odio relativo indica que la palabra necesita estar en un contexto malicioso (el tuit contiene palabras de soporte al odio) para que esta se considere de odio absoluto p.e: </w:t>
      </w:r>
      <w:r w:rsidRPr="00847D1C">
        <w:rPr>
          <w:i/>
        </w:rPr>
        <w:t>negro</w:t>
      </w:r>
      <w:r>
        <w:t xml:space="preserve">, </w:t>
      </w:r>
      <w:r w:rsidRPr="00847D1C">
        <w:rPr>
          <w:i/>
        </w:rPr>
        <w:t>retrasado</w:t>
      </w:r>
      <w:r>
        <w:t xml:space="preserve"> y </w:t>
      </w:r>
      <w:r w:rsidRPr="00847D1C">
        <w:rPr>
          <w:i/>
        </w:rPr>
        <w:t>gitano</w:t>
      </w:r>
      <w:r>
        <w:t>.</w:t>
      </w:r>
    </w:p>
    <w:p w14:paraId="3BAA792A" w14:textId="7D6DA275" w:rsidR="007E7BC2" w:rsidRDefault="007E7BC2" w:rsidP="007E7BC2">
      <w:pPr>
        <w:ind w:left="567"/>
      </w:pPr>
      <w:r>
        <w:t>El núcleo del vocabulario (§</w:t>
      </w:r>
      <w:hyperlink w:anchor="_Selección_de_tuits_1" w:history="1">
        <w:r>
          <w:rPr>
            <w:rStyle w:val="Hipervnculo"/>
          </w:rPr>
          <w:t>3</w:t>
        </w:r>
        <w:r w:rsidRPr="00453D0F">
          <w:rPr>
            <w:rStyle w:val="Hipervnculo"/>
          </w:rPr>
          <w:t>.1.4</w:t>
        </w:r>
      </w:hyperlink>
      <w:r>
        <w:t xml:space="preserve">) procede del vocabulario en español de </w:t>
      </w:r>
      <w:r w:rsidRPr="003A3337">
        <w:rPr>
          <w:i/>
        </w:rPr>
        <w:t>hatebase</w:t>
      </w:r>
      <w:r w:rsidR="00EB5695">
        <w:rPr>
          <w:i/>
        </w:rPr>
        <w:t xml:space="preserve"> </w:t>
      </w:r>
      <w:r w:rsidRPr="003A3337">
        <w:t xml:space="preserve">ampliado </w:t>
      </w:r>
      <w:r>
        <w:t>con algunos términos ausentes</w:t>
      </w:r>
      <w:r w:rsidR="000E4B15">
        <w:t>,</w:t>
      </w:r>
      <w:r>
        <w:t xml:space="preserve"> pero de uso relativamente frecuente en España.</w:t>
      </w:r>
    </w:p>
    <w:p w14:paraId="15F719CD" w14:textId="77777777" w:rsidR="007E7BC2" w:rsidRDefault="007E7BC2" w:rsidP="007E7BC2">
      <w:pPr>
        <w:ind w:left="567"/>
      </w:pPr>
      <w:r>
        <w:t>Tras desarrollar el filtro se ha procedido a su utilización y únicamente se han dejado pasar aquellos tuits que contuvieran palabras de odio absoluto o palabras de odio relativo y palabras de soporte al odio.</w:t>
      </w:r>
    </w:p>
    <w:p w14:paraId="43A58345" w14:textId="77777777" w:rsidR="007E7BC2" w:rsidRDefault="007E7BC2" w:rsidP="007E7BC2">
      <w:pPr>
        <w:ind w:left="567"/>
      </w:pPr>
      <w:r>
        <w:t>Una vez que se ha finalizado el proceso de selección de tuits, se consigue reducir el número de tuits a 1.971 en la primera iteración. Tras esta primera iteración se añadieron 151 palabras a los filtros y tras esta adición se realizó una segunda iteración en la que se obtuvieron 3.303 tuits, es decir, pasaron 1.332 tuits nuevos.</w:t>
      </w:r>
    </w:p>
    <w:p w14:paraId="3FA9D7F1" w14:textId="017AFE1B" w:rsidR="007E7BC2" w:rsidRDefault="007E7BC2" w:rsidP="007E7BC2">
      <w:pPr>
        <w:ind w:left="567"/>
      </w:pPr>
      <w:r>
        <w:t xml:space="preserve">Hemos de mencionar que el uso del </w:t>
      </w:r>
      <w:r w:rsidRPr="003A3337">
        <w:rPr>
          <w:i/>
        </w:rPr>
        <w:t>stemming</w:t>
      </w:r>
      <w:r>
        <w:t xml:space="preserve"> en esta fase permite ampliar el ancho de banda del filtro, consiguiendo una mayor cantidad de tuits para etiquetado manual (</w:t>
      </w:r>
      <w:r>
        <w:fldChar w:fldCharType="begin"/>
      </w:r>
      <w:r>
        <w:instrText xml:space="preserve"> REF _Ref485883780 \h </w:instrText>
      </w:r>
      <w:r>
        <w:fldChar w:fldCharType="separate"/>
      </w:r>
      <w:r w:rsidR="00325219">
        <w:t xml:space="preserve">Figura </w:t>
      </w:r>
      <w:r w:rsidR="00325219">
        <w:rPr>
          <w:noProof/>
        </w:rPr>
        <w:t>4</w:t>
      </w:r>
      <w:r w:rsidR="00325219">
        <w:noBreakHyphen/>
      </w:r>
      <w:r w:rsidR="00325219">
        <w:rPr>
          <w:noProof/>
        </w:rPr>
        <w:t>1</w:t>
      </w:r>
      <w:r>
        <w:fldChar w:fldCharType="end"/>
      </w:r>
      <w:r>
        <w:t>).</w:t>
      </w:r>
    </w:p>
    <w:p w14:paraId="71CE0546" w14:textId="1A76EAFD" w:rsidR="007E7BC2" w:rsidRDefault="007E7BC2" w:rsidP="007E7BC2">
      <w:pPr>
        <w:pStyle w:val="Ttulo3"/>
      </w:pPr>
      <w:bookmarkStart w:id="304" w:name="_Etiquetado_de_tuits"/>
      <w:bookmarkStart w:id="305" w:name="_Toc485972234"/>
      <w:bookmarkStart w:id="306" w:name="_Toc486015938"/>
      <w:bookmarkEnd w:id="304"/>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de tuits</w:t>
      </w:r>
      <w:bookmarkEnd w:id="305"/>
      <w:bookmarkEnd w:id="306"/>
    </w:p>
    <w:p w14:paraId="07AD4EA3" w14:textId="77777777" w:rsidR="007E7BC2" w:rsidRDefault="007E7BC2" w:rsidP="007E7BC2">
      <w:pPr>
        <w:ind w:left="567"/>
      </w:pPr>
      <w:r>
        <w:t>En esta etapa ya contamos con tuits limpios y filtrados. El etiquetado no se ha podido realizar en las condiciones óptimas mencionadas en el apartado de diseño de esta categoría (§</w:t>
      </w:r>
      <w:hyperlink w:anchor="_Etiquetado_de_tuits_1" w:history="1">
        <w:r w:rsidRPr="00647BF9">
          <w:rPr>
            <w:rStyle w:val="Hipervnculo"/>
          </w:rPr>
          <w:t>3.1.5</w:t>
        </w:r>
      </w:hyperlink>
      <w:r>
        <w:t>), esto es debido a que es más rápido que una sola persona externa al desarrollo del clasificador se encargue de leer y etiquetar los tuits filtrados. Tener a tres personas leyendo y etiquetando tuits iba a ser lento y costoso ya que el etiquetado no solo se realiza una vez sino, tres:</w:t>
      </w:r>
    </w:p>
    <w:p w14:paraId="1EAE6E9A" w14:textId="2BC65E48"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tras la primera iteración de filtrado.</w:t>
      </w:r>
    </w:p>
    <w:p w14:paraId="24D5C3F1" w14:textId="64332615"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tras la segunda iteración de filtrado.</w:t>
      </w:r>
    </w:p>
    <w:p w14:paraId="37CABEA8" w14:textId="19D9BC71" w:rsidR="007E7BC2" w:rsidRDefault="007E7BC2" w:rsidP="00D82363">
      <w:pPr>
        <w:pStyle w:val="Prrafodelista"/>
        <w:numPr>
          <w:ilvl w:val="0"/>
          <w:numId w:val="14"/>
        </w:numPr>
      </w:pPr>
      <w:r>
        <w:t>Etiquet</w:t>
      </w:r>
      <w:r w:rsidR="005B7F0A">
        <w: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ED4398">
        <w:instrText>”</w:instrText>
      </w:r>
      <w:r w:rsidR="005B7F0A">
        <w:instrText xml:space="preserve"> </w:instrText>
      </w:r>
      <w:r w:rsidR="005B7F0A">
        <w:fldChar w:fldCharType="end"/>
      </w:r>
      <w:r>
        <w:t xml:space="preserve"> para pruebas de validación.</w:t>
      </w:r>
    </w:p>
    <w:p w14:paraId="7800FF28" w14:textId="5A1E8E80" w:rsidR="007E7BC2" w:rsidRDefault="007E7BC2" w:rsidP="007E7BC2">
      <w:pPr>
        <w:ind w:left="567"/>
      </w:pPr>
      <w:r>
        <w:t>El tener tres personas realizando cada una de estas etapas podía suponer un retraso del proyecto al tener que leerse y etiquetar cada uno</w:t>
      </w:r>
      <w:r w:rsidR="00AD6D44">
        <w:t xml:space="preserve"> de</w:t>
      </w:r>
      <w:r>
        <w:t xml:space="preserve"> tantos tuits y posteriormente hacer la selección de la etiqueta correcta de cada tuit por votación mayoritaria.</w:t>
      </w:r>
    </w:p>
    <w:p w14:paraId="59499059" w14:textId="3073C4BD" w:rsidR="007E7BC2" w:rsidRDefault="007E7BC2" w:rsidP="007E7BC2">
      <w:pPr>
        <w:ind w:left="567"/>
      </w:pPr>
      <w:r>
        <w:t>Con una sola persona etiquetando tuits, se debe de tener en cuenta que el etiquetado es influido por la ideología de esa persona e incluso su estado de ánimo a la hora de realizar el etiquetado puede influir en el mismo. Esto es debido a que el hecho de considerar que un tuit contiene odio es muy subjetivo, salvo en algunos casos donde el odio es percibido</w:t>
      </w:r>
      <w:r w:rsidR="00362602">
        <w:t xml:space="preserve"> claramente</w:t>
      </w:r>
      <w:r>
        <w:t xml:space="preserve"> por todo el mundo.</w:t>
      </w:r>
    </w:p>
    <w:p w14:paraId="7633990B" w14:textId="77777777" w:rsidR="007E7BC2" w:rsidRDefault="007E7BC2" w:rsidP="007E7BC2">
      <w:pPr>
        <w:ind w:left="567"/>
      </w:pPr>
      <w:r>
        <w:t xml:space="preserve">Durante la primera iteración del filtrado se obtuvieron 1.971 tuits de los cuales 1.362 (69%) eran de no odio y 609 (31%) eran de odio.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Tras esta primera iteración se realizó la segunda en la que se introdujeron 151 palabras nuevas en los archivos que </w:t>
      </w:r>
      <w:r>
        <w:lastRenderedPageBreak/>
        <w:t>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tanta connotación de odio como las anteriores. Finalmente, se llevará a cabo otra fase de etiquetación en validación.</w:t>
      </w:r>
    </w:p>
    <w:p w14:paraId="34833EB9" w14:textId="643C3004" w:rsidR="007E7BC2" w:rsidRDefault="008D1426" w:rsidP="007E7BC2">
      <w:pPr>
        <w:ind w:left="357"/>
        <w:jc w:val="center"/>
      </w:pPr>
      <w:r w:rsidRPr="00FB2127">
        <w:rPr>
          <w:noProof/>
          <w:lang w:eastAsia="ja-JP"/>
        </w:rPr>
        <w:drawing>
          <wp:inline distT="0" distB="0" distL="0" distR="0" wp14:anchorId="49D9D696" wp14:editId="53A7B79F">
            <wp:extent cx="5168265" cy="3061335"/>
            <wp:effectExtent l="0" t="0" r="0" b="5715"/>
            <wp:docPr id="295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3061335"/>
                    </a:xfrm>
                    <a:prstGeom prst="rect">
                      <a:avLst/>
                    </a:prstGeom>
                    <a:noFill/>
                    <a:ln>
                      <a:noFill/>
                    </a:ln>
                  </pic:spPr>
                </pic:pic>
              </a:graphicData>
            </a:graphic>
          </wp:inline>
        </w:drawing>
      </w:r>
    </w:p>
    <w:p w14:paraId="2A09FF46" w14:textId="6179D4D6" w:rsidR="007E7BC2" w:rsidRDefault="007E7BC2" w:rsidP="007E7BC2">
      <w:pPr>
        <w:pStyle w:val="Epgrafe"/>
      </w:pPr>
      <w:bookmarkStart w:id="307" w:name="_Ref485883780"/>
      <w:bookmarkStart w:id="308" w:name="_Ref485883774"/>
      <w:bookmarkStart w:id="309" w:name="_Toc486016025"/>
      <w:r>
        <w:t xml:space="preserve">Figura </w:t>
      </w:r>
      <w:fldSimple w:instr=" STYLEREF 1 \s ">
        <w:r w:rsidR="00325219">
          <w:rPr>
            <w:noProof/>
          </w:rPr>
          <w:t>4</w:t>
        </w:r>
      </w:fldSimple>
      <w:r w:rsidR="0042492B">
        <w:noBreakHyphen/>
      </w:r>
      <w:fldSimple w:instr=" SEQ Figura \* ARABIC \s 1 ">
        <w:r w:rsidR="00325219">
          <w:rPr>
            <w:noProof/>
          </w:rPr>
          <w:t>1</w:t>
        </w:r>
      </w:fldSimple>
      <w:bookmarkEnd w:id="307"/>
      <w:r>
        <w:t>: Filtrado de Tuits</w:t>
      </w:r>
      <w:bookmarkEnd w:id="308"/>
      <w:bookmarkEnd w:id="309"/>
    </w:p>
    <w:p w14:paraId="5C92DF85" w14:textId="529D9E18" w:rsidR="007E7BC2" w:rsidRPr="004304EB" w:rsidRDefault="007E7BC2" w:rsidP="007E7BC2">
      <w:pPr>
        <w:ind w:left="567"/>
      </w:pPr>
      <w:r>
        <w:t xml:space="preserve">El conjunto obtenido por </w:t>
      </w:r>
      <w:r w:rsidRPr="004304EB">
        <w:rPr>
          <w:i/>
        </w:rPr>
        <w:t>stemming</w:t>
      </w:r>
      <w:r w:rsidR="005B7F0A">
        <w:t xml:space="preserve"> </w:t>
      </w:r>
      <w:r>
        <w:t>no se ha utilizado en el desarrollo del proyecto</w:t>
      </w:r>
      <w:r w:rsidR="005B7F0A">
        <w:t xml:space="preserve">, y las cifras de etiquetado son estimaciones al haberse etiquetado solo una muestra del fichero filtrado con </w:t>
      </w:r>
      <w:r w:rsidR="005B7F0A" w:rsidRPr="005B7F0A">
        <w:rPr>
          <w:i/>
        </w:rPr>
        <w:t>stemming</w:t>
      </w:r>
      <w:r>
        <w:t>.</w:t>
      </w:r>
    </w:p>
    <w:p w14:paraId="0995C8E9" w14:textId="5AE5E639" w:rsidR="007E7BC2" w:rsidRDefault="007E7BC2" w:rsidP="007E7BC2">
      <w:pPr>
        <w:pStyle w:val="Ttulo3"/>
      </w:pPr>
      <w:bookmarkStart w:id="310" w:name="_Toc485972235"/>
      <w:bookmarkStart w:id="311" w:name="_Toc486015939"/>
      <w:r>
        <w:t>Selección de atributos</w:t>
      </w:r>
      <w:bookmarkEnd w:id="310"/>
      <w:bookmarkEnd w:id="311"/>
    </w:p>
    <w:p w14:paraId="52495315" w14:textId="6D09660D" w:rsidR="007E7BC2" w:rsidRDefault="007E7BC2" w:rsidP="007E7BC2">
      <w:pPr>
        <w:ind w:left="567"/>
      </w:pPr>
      <w:r>
        <w:t>Durante esta etapa se realiza la extracción de atributos de los tuits siguiendo el diseño mencionado en (§</w:t>
      </w:r>
      <w:hyperlink w:anchor="_Selección_de_atributos." w:history="1">
        <w:r w:rsidRPr="00647BF9">
          <w:rPr>
            <w:rStyle w:val="Hipervnculo"/>
          </w:rPr>
          <w:t>3.1.6</w:t>
        </w:r>
      </w:hyperlink>
      <w:r>
        <w:t xml:space="preserve">). Se utilizan como variables de atributos tanto </w:t>
      </w:r>
      <w:r w:rsidRPr="00847D1C">
        <w:rPr>
          <w:i/>
        </w:rPr>
        <w:t>tf-idf</w:t>
      </w:r>
      <w:r>
        <w:rPr>
          <w:i/>
        </w:rP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rPr>
          <w:i/>
        </w:rPr>
        <w:fldChar w:fldCharType="end"/>
      </w:r>
      <w:r>
        <w:t xml:space="preserve"> (variable continua) como la aparición o no del término en un tuit (variable binaria: 0 o 1). En el apartado de diseño se planteaba el uso de la frecuencia del término en el tuit, pero durante esta etapa de desarrollo se ha considerado no necesario tras realizar un análisis de las pruebas realizadas en (§</w:t>
      </w:r>
      <w:hyperlink w:anchor="_Pruebas_y_resultados" w:history="1">
        <w:r w:rsidR="00476C68" w:rsidRPr="007463C7">
          <w:rPr>
            <w:rStyle w:val="Hipervnculo"/>
          </w:rPr>
          <w:t>5</w:t>
        </w:r>
      </w:hyperlink>
      <w:r>
        <w:t>).</w:t>
      </w:r>
    </w:p>
    <w:p w14:paraId="62052E8F" w14:textId="77777777" w:rsidR="007E7BC2" w:rsidRDefault="007E7BC2" w:rsidP="007E7BC2">
      <w:pPr>
        <w:ind w:left="567"/>
      </w:pPr>
      <w:r>
        <w:t>Dos variables utilizadas:</w:t>
      </w:r>
    </w:p>
    <w:p w14:paraId="7BD80D4C" w14:textId="77777777" w:rsidR="007E7BC2" w:rsidRDefault="007E7BC2" w:rsidP="00D82363">
      <w:pPr>
        <w:pStyle w:val="Prrafodelista"/>
        <w:numPr>
          <w:ilvl w:val="0"/>
          <w:numId w:val="9"/>
        </w:numPr>
        <w:ind w:left="1068"/>
      </w:pPr>
      <w:r w:rsidRPr="00D8216C">
        <w:rPr>
          <w:i/>
        </w:rPr>
        <w:t>Binaria</w:t>
      </w:r>
      <w:r>
        <w:t xml:space="preserve">: el uso del modelo </w:t>
      </w:r>
      <w:r w:rsidRPr="00637834">
        <w:rPr>
          <w:i/>
        </w:rPr>
        <w:t>bolsa de palabras en</w:t>
      </w:r>
      <w:r>
        <w:t xml:space="preserve"> los tuits permite determinar fácilmente si un término se encuentra o no dentro del tuit ya que cada uno de los términos se representa con un identificador, por lo tanto, se tiene que comprobar que en el tuit ese identificador aparezca al menos una vez.</w:t>
      </w:r>
    </w:p>
    <w:p w14:paraId="2A830549" w14:textId="0C129C67" w:rsidR="007E7BC2" w:rsidRDefault="007E7BC2" w:rsidP="00D82363">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es conveniente el aprovechamiento de estos tuits para calcular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37834">
        <w:rPr>
          <w:i/>
        </w:rPr>
        <w:instrText xml:space="preserve"> </w:instrText>
      </w:r>
      <w:r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37834">
        <w:rPr>
          <w:i/>
        </w:rPr>
        <w:instrText xml:space="preserve"> </w:instrText>
      </w:r>
      <w:r w:rsidRPr="00637834">
        <w:rPr>
          <w:i/>
        </w:rPr>
        <w:fldChar w:fldCharType="end"/>
      </w:r>
      <w:r>
        <w:t xml:space="preserve">sobre el </w:t>
      </w:r>
      <w:r w:rsidRPr="001A6870">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rPr>
          <w:i/>
        </w:rPr>
        <w:fldChar w:fldCharType="end"/>
      </w:r>
      <w:r>
        <w:t xml:space="preserve"> entero y se aplicará posteriormente sobre cada uno de los tuits del conjunto de clasificación ya filtrado.</w:t>
      </w:r>
    </w:p>
    <w:p w14:paraId="7F6E91EA" w14:textId="64597542" w:rsidR="007E7BC2" w:rsidRDefault="007E7BC2" w:rsidP="007E7BC2">
      <w:pPr>
        <w:ind w:left="567"/>
      </w:pPr>
      <w:r>
        <w:lastRenderedPageBreak/>
        <w:t xml:space="preserve">En esta etapa no solo se utilizarán términos individuales </w:t>
      </w:r>
      <w:r w:rsidR="00D11581">
        <w:t xml:space="preserve">(unigramas) </w:t>
      </w:r>
      <w:r>
        <w:t>para la representación de los tuits</w:t>
      </w:r>
      <w:r w:rsidR="00543142">
        <w:t>,</w:t>
      </w:r>
      <w:r>
        <w:t xml:space="preserve"> sino también </w:t>
      </w:r>
      <w:r w:rsidRPr="00D11581">
        <w:rPr>
          <w:i/>
        </w:rPr>
        <w:t>bigramas</w:t>
      </w:r>
      <w:r>
        <w:t xml:space="preserve">. Para construir estos bigramas es necesario tener el orden relativo de las palabras dentro de cada tuit, por lo que no se puede aplicar el modelo </w:t>
      </w:r>
      <w:r>
        <w:rPr>
          <w:i/>
        </w:rPr>
        <w:t>bolsa</w:t>
      </w:r>
      <w:r w:rsidRPr="00D8216C">
        <w:rPr>
          <w:i/>
        </w:rPr>
        <w:t xml:space="preserve"> de palabras</w:t>
      </w:r>
      <w:r>
        <w:rPr>
          <w:i/>
        </w:rP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rPr>
          <w:i/>
        </w:rPr>
        <w:fldChar w:fldCharType="end"/>
      </w:r>
      <w:r>
        <w:t xml:space="preserve"> (BOW) en el que el orden de los términos no es relevante. El algoritmo de construcción de bigramas es sencillo, solo hay que representar el tuit como un vector de términos en orden e ir agrupándolos de dos en dos.</w:t>
      </w:r>
    </w:p>
    <w:p w14:paraId="4FE0BA63" w14:textId="77777777" w:rsidR="007E7BC2" w:rsidRDefault="007E7BC2" w:rsidP="007E7BC2">
      <w:pPr>
        <w:pStyle w:val="Prrafodelista"/>
        <w:ind w:left="357"/>
      </w:pPr>
    </w:p>
    <w:p w14:paraId="7B5B55E2" w14:textId="3C7D9835" w:rsidR="007E7BC2" w:rsidRDefault="008D1426" w:rsidP="007E7BC2">
      <w:pPr>
        <w:pStyle w:val="Prrafodelista"/>
        <w:keepNext/>
        <w:ind w:left="357"/>
        <w:jc w:val="center"/>
      </w:pPr>
      <w:r w:rsidRPr="00FB2127">
        <w:rPr>
          <w:noProof/>
          <w:lang w:eastAsia="ja-JP"/>
        </w:rPr>
        <w:drawing>
          <wp:inline distT="0" distB="0" distL="0" distR="0" wp14:anchorId="450A2417" wp14:editId="42EDEBD8">
            <wp:extent cx="4746625" cy="1518920"/>
            <wp:effectExtent l="0" t="0" r="0" b="5080"/>
            <wp:docPr id="29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6625" cy="1518920"/>
                    </a:xfrm>
                    <a:prstGeom prst="rect">
                      <a:avLst/>
                    </a:prstGeom>
                    <a:noFill/>
                    <a:ln>
                      <a:noFill/>
                    </a:ln>
                  </pic:spPr>
                </pic:pic>
              </a:graphicData>
            </a:graphic>
          </wp:inline>
        </w:drawing>
      </w:r>
    </w:p>
    <w:p w14:paraId="79FAAAD8" w14:textId="6760A9E9" w:rsidR="007E7BC2" w:rsidRDefault="007E7BC2" w:rsidP="007E7BC2">
      <w:pPr>
        <w:pStyle w:val="Epgrafe"/>
        <w:ind w:left="357" w:firstLine="708"/>
      </w:pPr>
      <w:bookmarkStart w:id="312" w:name="_Ref485728652"/>
      <w:bookmarkStart w:id="313" w:name="_Ref485728645"/>
      <w:bookmarkStart w:id="314" w:name="_Toc486016026"/>
      <w:r>
        <w:t xml:space="preserve">Figura </w:t>
      </w:r>
      <w:fldSimple w:instr=" STYLEREF 1 \s ">
        <w:r w:rsidR="00325219">
          <w:rPr>
            <w:noProof/>
          </w:rPr>
          <w:t>4</w:t>
        </w:r>
      </w:fldSimple>
      <w:r w:rsidR="0042492B">
        <w:noBreakHyphen/>
      </w:r>
      <w:fldSimple w:instr=" SEQ Figura \* ARABIC \s 1 ">
        <w:r w:rsidR="00325219">
          <w:rPr>
            <w:noProof/>
          </w:rPr>
          <w:t>2</w:t>
        </w:r>
      </w:fldSimple>
      <w:bookmarkEnd w:id="312"/>
      <w:r>
        <w:t>: Diferencias entre Unigrama y Bigrama</w:t>
      </w:r>
      <w:bookmarkEnd w:id="313"/>
      <w:bookmarkEnd w:id="314"/>
    </w:p>
    <w:p w14:paraId="20792877" w14:textId="77777777" w:rsidR="007E7BC2" w:rsidRDefault="007E7BC2" w:rsidP="007E7BC2">
      <w:pPr>
        <w:ind w:left="357"/>
      </w:pPr>
      <w:r>
        <w:tab/>
      </w:r>
    </w:p>
    <w:p w14:paraId="63122AC8" w14:textId="7CF30468" w:rsidR="007E7BC2" w:rsidRDefault="007E7BC2" w:rsidP="000E4B15">
      <w:pPr>
        <w:ind w:left="567"/>
      </w:pPr>
      <w:r>
        <w:t xml:space="preserve">En la </w:t>
      </w:r>
      <w:r>
        <w:fldChar w:fldCharType="begin"/>
      </w:r>
      <w:r>
        <w:instrText xml:space="preserve"> REF _Ref485728652 \h </w:instrText>
      </w:r>
      <w:r w:rsidR="000E4B15">
        <w:instrText xml:space="preserve"> \* MERGEFORMAT </w:instrText>
      </w:r>
      <w:r>
        <w:fldChar w:fldCharType="separate"/>
      </w:r>
      <w:r w:rsidR="00325219">
        <w:t xml:space="preserve">Figura </w:t>
      </w:r>
      <w:r w:rsidR="00325219">
        <w:rPr>
          <w:noProof/>
        </w:rPr>
        <w:t>4</w:t>
      </w:r>
      <w:r w:rsidR="00325219">
        <w:rPr>
          <w:noProof/>
        </w:rPr>
        <w:noBreakHyphen/>
        <w:t>2</w:t>
      </w:r>
      <w:r>
        <w:fldChar w:fldCharType="end"/>
      </w:r>
      <w:r w:rsidR="00D11581">
        <w:t xml:space="preserve"> </w:t>
      </w:r>
      <w:r>
        <w:t xml:space="preserve">se muestran las diferencias entre los unigramas y bigramas. </w:t>
      </w:r>
    </w:p>
    <w:p w14:paraId="4B00146C" w14:textId="1A506BB7" w:rsidR="007E7BC2" w:rsidRDefault="007E7BC2" w:rsidP="000E4B15">
      <w:pPr>
        <w:ind w:left="567"/>
      </w:pPr>
      <w:r>
        <w:t xml:space="preserve">Una vez realizada la transformación a bigramas, los tuits si pueden representarse con el modelo de </w:t>
      </w:r>
      <w:r w:rsidRPr="00637834">
        <w:rPr>
          <w:i/>
        </w:rP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xml:space="preserve">, en este caso se trataría de un </w:t>
      </w:r>
      <w:r w:rsidRPr="00637834">
        <w:rPr>
          <w:i/>
        </w:rPr>
        <w:t xml:space="preserve">bolsa de </w:t>
      </w:r>
      <w:r>
        <w:rPr>
          <w:i/>
        </w:rPr>
        <w:t xml:space="preserve">unigramas y </w:t>
      </w:r>
      <w:r w:rsidRPr="00637834">
        <w:rPr>
          <w:i/>
        </w:rPr>
        <w:t>bigramas</w:t>
      </w:r>
      <w:r>
        <w:t>, ya que</w:t>
      </w:r>
    </w:p>
    <w:p w14:paraId="5D1C3DF0" w14:textId="77777777" w:rsidR="007E7BC2" w:rsidRDefault="007E7BC2" w:rsidP="000E4B15">
      <w:pPr>
        <w:pStyle w:val="Prrafodelista"/>
        <w:numPr>
          <w:ilvl w:val="0"/>
          <w:numId w:val="29"/>
        </w:numPr>
      </w:pPr>
      <w:r>
        <w:t>el uso de bigramas y unigramas no es excluyente en la tabla de atributos y</w:t>
      </w:r>
    </w:p>
    <w:p w14:paraId="1F80FDB3" w14:textId="77777777" w:rsidR="007E7BC2" w:rsidRDefault="007E7BC2" w:rsidP="000E4B15">
      <w:pPr>
        <w:pStyle w:val="Prrafodelista"/>
        <w:numPr>
          <w:ilvl w:val="0"/>
          <w:numId w:val="29"/>
        </w:numPr>
      </w:pPr>
      <w:r>
        <w:t xml:space="preserve">el orden de los términos dentro del tuit no se tienes en cuenta. </w:t>
      </w:r>
    </w:p>
    <w:p w14:paraId="329189E1" w14:textId="3D7592B2" w:rsidR="007E7BC2" w:rsidRDefault="007E7BC2" w:rsidP="000E4B15">
      <w:pPr>
        <w:ind w:left="567"/>
      </w:pPr>
      <w:r>
        <w:t xml:space="preserve">Esta estructura de bigramas también es compatible con el uso de variable binaria y </w:t>
      </w:r>
      <w:r w:rsidRPr="00647BF9">
        <w:rPr>
          <w:i/>
        </w:rPr>
        <w:t>tf-idf</w:t>
      </w:r>
      <w:r w:rsidR="00285091">
        <w:rPr>
          <w:i/>
        </w:rPr>
        <w:t xml:space="preserve"> </w:t>
      </w:r>
      <w:r w:rsidRPr="00647BF9">
        <w:rPr>
          <w:i/>
        </w:rPr>
        <w:fldChar w:fldCharType="begin"/>
      </w:r>
      <w:r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647BF9">
        <w:rPr>
          <w:i/>
        </w:rPr>
        <w:instrText xml:space="preserve"> </w:instrText>
      </w:r>
      <w:r w:rsidRPr="00647BF9">
        <w:rPr>
          <w:i/>
        </w:rPr>
        <w:fldChar w:fldCharType="end"/>
      </w:r>
      <w:r>
        <w:t>ya que los bigramas pueden considerarse términos. Sin embargo, durante el desarrollo</w:t>
      </w:r>
      <w:r w:rsidR="00562A66">
        <w:t>,</w:t>
      </w:r>
      <w:r>
        <w:t xml:space="preserve"> por simplicidad solo se utilizan los bigramas</w:t>
      </w:r>
      <w:r w:rsidR="00673566">
        <w:t xml:space="preserve"> con</w:t>
      </w:r>
      <w:r>
        <w:t xml:space="preserve"> variable</w:t>
      </w:r>
      <w:r w:rsidR="00673566">
        <w:t>s</w:t>
      </w:r>
      <w:r>
        <w:t xml:space="preserve"> binaria</w:t>
      </w:r>
      <w:r w:rsidR="00673566">
        <w:t>s</w:t>
      </w:r>
      <w:r>
        <w:t>. Los bigramas candidatos a atributos se obtendrán a partir de la unión de palabras que constituyen el filtro junto con el resto de palabras contiguas dentro de los tuits, si se utilizaran todos los bigramas existentes dentro de los tuits que han pasado el filtro, el número de bigramas sería excesivamente grande.</w:t>
      </w:r>
    </w:p>
    <w:p w14:paraId="14634C04" w14:textId="1AE32305" w:rsidR="007E7BC2" w:rsidRDefault="007E7BC2" w:rsidP="000E4B15">
      <w:pPr>
        <w:ind w:left="567"/>
      </w:pPr>
      <w:r>
        <w:t xml:space="preserve">La selección de atributos se lleva a cabo mediante el test de </w:t>
      </w:r>
      <w:r w:rsidRPr="00695A73">
        <w:rPr>
          <w:i/>
        </w:rPr>
        <w:t xml:space="preserve">Chi </w:t>
      </w:r>
      <w:r w:rsidR="00285091" w:rsidRPr="00695A73">
        <w:rPr>
          <w:i/>
        </w:rPr>
        <w:t>cuadrado</w:t>
      </w:r>
      <w:r w:rsidR="00285091">
        <w:rPr>
          <w:noProof/>
        </w:rPr>
        <w:t xml:space="preserve"> (</w:t>
      </w:r>
      <w:r>
        <w:rPr>
          <w:noProof/>
        </w:rPr>
        <w:t>15)</w:t>
      </w:r>
      <w:r>
        <w:t>-</w:t>
      </w:r>
      <w:r w:rsidRPr="00695A73">
        <w:t>χ2</w:t>
      </w:r>
      <w:r>
        <w:t xml:space="preserve">- que se encuentra disponible en la </w:t>
      </w:r>
      <w:r w:rsidR="00D11581">
        <w:t>biblioteca</w:t>
      </w:r>
      <w:r>
        <w:t xml:space="preserve"> Scikit-learn. Se ha fijado un </w:t>
      </w:r>
      <w:r w:rsidRPr="00D11581">
        <w:rPr>
          <w:i/>
        </w:rPr>
        <w:t>p-valor</w:t>
      </w:r>
      <w:r w:rsidR="00D11581">
        <w:rPr>
          <w:i/>
        </w:rPr>
        <w:fldChar w:fldCharType="begin"/>
      </w:r>
      <w:r w:rsidR="00D11581">
        <w:instrText xml:space="preserve"> XE "</w:instrText>
      </w:r>
      <w:r w:rsidR="00D11581" w:rsidRPr="007D37F1">
        <w:rPr>
          <w:i/>
        </w:rPr>
        <w:instrText>p-valor:</w:instrText>
      </w:r>
      <w:r w:rsidR="00D11581" w:rsidRPr="007D37F1">
        <w:instrText>en contraste de hipótesis, probabilidad de obtener un resultado al menos tan extremo como el que realmente se ha obtenido (valor del estadístico calculado), suponiendo que la hipótesis nula es cierta</w:instrText>
      </w:r>
      <w:r w:rsidR="00ED4398">
        <w:instrText>”</w:instrText>
      </w:r>
      <w:r w:rsidR="00D11581">
        <w:instrText xml:space="preserve"> </w:instrText>
      </w:r>
      <w:r w:rsidR="00D11581">
        <w:rPr>
          <w:i/>
        </w:rPr>
        <w:fldChar w:fldCharType="end"/>
      </w:r>
      <w:r>
        <w:t xml:space="preserve"> menor que 0.35</w:t>
      </w:r>
      <w:r w:rsidR="00D11581">
        <w:t xml:space="preserve"> </w:t>
      </w:r>
      <w:r>
        <w:t xml:space="preserve">con el cual se consigue un menor error durante la clasificación supervisada. Sin embargo, se debe de tener en cuenta que para aplicar esta prueba los atributos tienen que ser discretos, como es el caso de la variable binaria. Por lo tanto, podríamos discretizar </w:t>
      </w:r>
      <w:r w:rsidRPr="00852583">
        <w:rPr>
          <w:i/>
        </w:rPr>
        <w:t>tf-idf</w:t>
      </w:r>
      <w:r>
        <w:t xml:space="preserve"> pero utilizaremos la variable binaria para aplicar el test de </w:t>
      </w:r>
      <w:r w:rsidRPr="00695A73">
        <w:rPr>
          <w:i/>
        </w:rPr>
        <w:t>Chi cuadrado</w:t>
      </w:r>
      <w:r>
        <w:t xml:space="preserve"> (</w:t>
      </w:r>
      <w:r w:rsidRPr="00695A73">
        <w:t>χ2</w:t>
      </w:r>
      <w:r>
        <w:t xml:space="preserve">). Una vez realizado el test se determina si se quiere mantener la variable binaria en representación de los atributos o si se prefiere utilizar </w:t>
      </w:r>
      <w:r w:rsidRPr="00D8216C">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w:t>
      </w:r>
    </w:p>
    <w:p w14:paraId="4067EFAC" w14:textId="520E7AD4" w:rsidR="007E7BC2" w:rsidRDefault="007E7BC2" w:rsidP="000E4B15">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son dependientes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como relacionados con la clase de odio. Finalmente, hay que leer los términos obtenidos y determinar si contienen odio para añadirlos posteriormente al filtro. El procedimiento mencionado se utilizó en la segunda iteración de filtrado para </w:t>
      </w:r>
      <w:r>
        <w:lastRenderedPageBreak/>
        <w:t>aumentar el tamaño del mismo. Se leyeron un total de 1.261 palabras de las cuales un 12% contenían odio y pudieron ser añadidas al filtro. Este procedimiento tiene la ventaja de que el usuario puede encontrar nuevas palabras sin</w:t>
      </w:r>
      <w:r w:rsidR="006B15C5">
        <w:t xml:space="preserve"> apenas realizar</w:t>
      </w:r>
      <w:r>
        <w:t xml:space="preserve"> mucho esfuerzo </w:t>
      </w:r>
      <w:r w:rsidR="006B15C5">
        <w:t>puesto</w:t>
      </w:r>
      <w:r>
        <w:t xml:space="preserve"> que el proceso es semi-supervisado. </w:t>
      </w:r>
    </w:p>
    <w:p w14:paraId="6E62787E" w14:textId="77777777" w:rsidR="007E7BC2" w:rsidRDefault="007E7BC2" w:rsidP="000E4B15">
      <w:pPr>
        <w:ind w:left="567"/>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52B55FE6" w14:textId="701C5D56" w:rsidR="007E7BC2" w:rsidRDefault="007E7BC2" w:rsidP="007E7BC2">
      <w:pPr>
        <w:pStyle w:val="Ttulo3"/>
      </w:pPr>
      <w:bookmarkStart w:id="315" w:name="_Clasificación_supervisada_1"/>
      <w:bookmarkStart w:id="316" w:name="_Toc485972236"/>
      <w:bookmarkStart w:id="317" w:name="_Toc486015940"/>
      <w:bookmarkEnd w:id="315"/>
      <w:r>
        <w:t>Clasificación supervisada</w:t>
      </w:r>
      <w:bookmarkEnd w:id="316"/>
      <w:bookmarkEnd w:id="317"/>
    </w:p>
    <w:p w14:paraId="132CEA93" w14:textId="0301A5D3" w:rsidR="007E7BC2" w:rsidRDefault="007E7BC2" w:rsidP="000E4B15">
      <w:pPr>
        <w:ind w:left="567"/>
      </w:pPr>
      <w:r>
        <w:t xml:space="preserve">Una vez obtenido el conjunto de clasificación con los atributos relevantes seleccionados y utilizando las variables que se desean probar (binaria y </w:t>
      </w:r>
      <w:r w:rsidRPr="00E86CC7">
        <w:rPr>
          <w:i/>
        </w:rPr>
        <w:t>tf-idf</w:t>
      </w:r>
      <w:r>
        <w:t>) se procede a la experimentación con los clasificadores mencionados en (§</w:t>
      </w:r>
      <w:hyperlink w:anchor="_Clasificación_supervisada" w:history="1">
        <w:r w:rsidR="0020298F" w:rsidRPr="0020298F">
          <w:rPr>
            <w:rStyle w:val="Hipervnculo"/>
          </w:rPr>
          <w:t>3</w:t>
        </w:r>
        <w:r w:rsidRPr="0020298F">
          <w:rPr>
            <w:rStyle w:val="Hipervnculo"/>
          </w:rPr>
          <w:t>.1.7</w:t>
        </w:r>
      </w:hyperlink>
      <w:r>
        <w:t xml:space="preserve">). Para los clasificadores basados en redes neuronales se ha utilizado la </w:t>
      </w:r>
      <w:r w:rsidR="00D11581">
        <w:t>biblioteca</w:t>
      </w:r>
      <w:r>
        <w:t xml:space="preserve"> </w:t>
      </w:r>
      <w:r w:rsidRPr="00D11581">
        <w:rPr>
          <w:i/>
        </w:rPr>
        <w:t>Keras</w:t>
      </w:r>
      <w:r>
        <w:t xml:space="preserve"> que se ejecuta sobre </w:t>
      </w:r>
      <w:r w:rsidRPr="00D11581">
        <w:rPr>
          <w:i/>
        </w:rPr>
        <w:t>Tensorflow</w:t>
      </w:r>
      <w:r>
        <w:t>, para los demás clasif</w:t>
      </w:r>
      <w:r w:rsidR="00D11581">
        <w:t xml:space="preserve">icadores se ha utilizado </w:t>
      </w:r>
      <w:r w:rsidR="00D11581" w:rsidRPr="00D11581">
        <w:rPr>
          <w:i/>
        </w:rPr>
        <w:t>Scikit</w:t>
      </w:r>
      <w:r w:rsidR="00D11581">
        <w:rPr>
          <w:i/>
        </w:rPr>
        <w:t>-</w:t>
      </w:r>
      <w:r w:rsidRPr="00D11581">
        <w:rPr>
          <w:i/>
        </w:rPr>
        <w:t>learn</w:t>
      </w:r>
      <w:r>
        <w:t>. El uso de los clasificadores se realiza en el módulo “</w:t>
      </w:r>
      <w:r w:rsidRPr="00E86CC7">
        <w:rPr>
          <w:rFonts w:ascii="Courier New" w:hAnsi="Courier New" w:cs="Courier New"/>
        </w:rPr>
        <w:t>hate_classifier_tester.py</w:t>
      </w:r>
      <w:r>
        <w:t>” del proyecto.</w:t>
      </w:r>
      <w:r w:rsidR="000E4B15">
        <w:t xml:space="preserve"> </w:t>
      </w:r>
    </w:p>
    <w:p w14:paraId="3D2FD215" w14:textId="77777777" w:rsidR="007E7BC2" w:rsidRPr="00D8216C" w:rsidRDefault="007E7BC2" w:rsidP="00131CE6">
      <w:pPr>
        <w:pStyle w:val="Ttulo4"/>
        <w:rPr>
          <w:i w:val="0"/>
        </w:rPr>
      </w:pPr>
      <w:r w:rsidRPr="00D8216C">
        <w:t>Árboles de decisión</w:t>
      </w:r>
    </w:p>
    <w:p w14:paraId="6E9B50CF" w14:textId="77777777" w:rsidR="007E7BC2" w:rsidRDefault="007E7BC2" w:rsidP="007E7BC2">
      <w:pPr>
        <w:ind w:left="624"/>
      </w:pPr>
      <w:r>
        <w:t xml:space="preserve">Al realizar las pruebas para estudiar el rendimiento de este clasificador se ha utilizado la clase </w:t>
      </w:r>
      <w:r w:rsidRPr="00E86CC7">
        <w:rPr>
          <w:i/>
        </w:rPr>
        <w:t>DecisionTreeClassifier</w:t>
      </w:r>
      <w:r>
        <w:t xml:space="preserve"> de </w:t>
      </w:r>
      <w:r w:rsidRPr="00D11581">
        <w:rPr>
          <w:i/>
        </w:rPr>
        <w:t>Scikit-learn</w:t>
      </w:r>
      <w:r>
        <w:t xml:space="preserve"> y se ha especificado que el modelo a utilizar es el basado en la entropía. Esto último se debe a que se quiere determinar cuáles son los atributos que proporcionan mayor ganancia de información respecto a las clases de odio y no odio. Al haber dos clases se formará un árbol binario a una altura h, se propone ir aumentando la altura del árbol al realizar los experimentos. Las pruebas y el análisis de las mismas se encuentran en (§</w:t>
      </w:r>
      <w:hyperlink w:anchor="_Árboles_de_decisión" w:history="1">
        <w:r w:rsidRPr="00402230">
          <w:rPr>
            <w:rStyle w:val="Hipervnculo"/>
          </w:rPr>
          <w:t>5.1.1</w:t>
        </w:r>
      </w:hyperlink>
      <w:r>
        <w:t>).</w:t>
      </w:r>
    </w:p>
    <w:p w14:paraId="57780597" w14:textId="77777777" w:rsidR="007E7BC2" w:rsidRPr="00D8216C" w:rsidRDefault="007E7BC2" w:rsidP="00131CE6">
      <w:pPr>
        <w:pStyle w:val="Ttulo4"/>
        <w:rPr>
          <w:i w:val="0"/>
        </w:rPr>
      </w:pPr>
      <w:r w:rsidRPr="00EB5695">
        <w:rPr>
          <w:lang w:val="es-ES"/>
        </w:rPr>
        <w:t xml:space="preserve"> </w:t>
      </w:r>
      <w:r w:rsidRPr="00D8216C">
        <w:t>Na</w:t>
      </w:r>
      <w:r>
        <w:t>ï</w:t>
      </w:r>
      <w:r w:rsidRPr="00D8216C">
        <w:t>ve Bayes</w:t>
      </w:r>
    </w:p>
    <w:p w14:paraId="327B5D61" w14:textId="5A39F9E6" w:rsidR="007E7BC2" w:rsidRDefault="007E7BC2" w:rsidP="007E7BC2">
      <w:pPr>
        <w:ind w:left="624"/>
      </w:pPr>
      <w:r>
        <w:t xml:space="preserve">Para desarrollar este apartado se han utilizado los clasificadores: </w:t>
      </w:r>
      <w:r w:rsidRPr="00E86CC7">
        <w:rPr>
          <w:i/>
        </w:rPr>
        <w:t>BernoulliNB</w:t>
      </w:r>
      <w:r>
        <w:t xml:space="preserve">, </w:t>
      </w:r>
      <w:r w:rsidRPr="00E86CC7">
        <w:rPr>
          <w:i/>
        </w:rPr>
        <w:t>MultinomialNB</w:t>
      </w:r>
      <w:r>
        <w:t xml:space="preserve"> y </w:t>
      </w:r>
      <w:r w:rsidRPr="00E86CC7">
        <w:rPr>
          <w:i/>
        </w:rPr>
        <w:t>GaussianN</w:t>
      </w:r>
      <w:r>
        <w:t xml:space="preserve">B. Estos clasificadores se encuentras disponibles en la </w:t>
      </w:r>
      <w:r w:rsidR="00D11581">
        <w:t>biblioteca</w:t>
      </w:r>
      <w:r>
        <w:t xml:space="preserve"> Scikit-learn. </w:t>
      </w:r>
      <w:r w:rsidRPr="00E86CC7">
        <w:rPr>
          <w:i/>
        </w:rPr>
        <w:t>BernoulliNB</w:t>
      </w:r>
      <w:r>
        <w:t xml:space="preserve"> se ha utilizado cuando los atributos son binarios, es decir, está o no el término en el tuit. Si además se quiere tener en cuenta la frecuencia de cada término en los tuits se utilizar </w:t>
      </w:r>
      <w:r w:rsidRPr="00E86CC7">
        <w:rPr>
          <w:i/>
        </w:rPr>
        <w:t>MultinomialNB</w:t>
      </w:r>
      <w:r>
        <w:t xml:space="preserve">. Finalmente, se propone el uso de </w:t>
      </w:r>
      <w:r w:rsidRPr="00E86CC7">
        <w:rPr>
          <w:i/>
        </w:rPr>
        <w:t>GaussianNB</w:t>
      </w:r>
      <w:r>
        <w:t xml:space="preserve"> para variables continuas, en nuestro caso </w:t>
      </w:r>
      <w:r w:rsidRPr="00E86CC7">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suponiendo que la distribución de los atributos sigue una distribución normal. Al igual que cuando utilizamos Naïve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hyperlink w:anchor="_Naïve_Bayes" w:history="1">
        <w:r w:rsidRPr="00402230">
          <w:rPr>
            <w:rStyle w:val="Hipervnculo"/>
          </w:rPr>
          <w:t>5.1.2</w:t>
        </w:r>
      </w:hyperlink>
      <w:r>
        <w:t>).</w:t>
      </w:r>
    </w:p>
    <w:p w14:paraId="41BA1ED1" w14:textId="77777777" w:rsidR="007E7BC2" w:rsidRPr="00D8216C" w:rsidRDefault="007E7BC2" w:rsidP="00131CE6">
      <w:pPr>
        <w:pStyle w:val="Ttulo4"/>
        <w:rPr>
          <w:i w:val="0"/>
        </w:rPr>
      </w:pPr>
      <w:r w:rsidRPr="00D8216C">
        <w:t>Vecinos Próximos (K</w:t>
      </w:r>
      <w:r>
        <w:t>-</w:t>
      </w:r>
      <w:r w:rsidRPr="00D8216C">
        <w:t>NN)</w:t>
      </w:r>
    </w:p>
    <w:p w14:paraId="1C3D03D5" w14:textId="5C09101D" w:rsidR="007E7BC2" w:rsidRDefault="007E7BC2" w:rsidP="007E7BC2">
      <w:pPr>
        <w:ind w:left="624"/>
      </w:pPr>
      <w:r>
        <w:t xml:space="preserve">Para realizar las pruebas con este clasificador se ha utilizado el clasificador proporcionado por Scikit-learn, </w:t>
      </w:r>
      <w:r w:rsidRPr="009642CB">
        <w:rPr>
          <w:i/>
        </w:rPr>
        <w:t>NeighborsClassifier</w:t>
      </w:r>
      <w:r w:rsidR="00EE08BC">
        <w:t>. Al realizar las pruebas se ha</w:t>
      </w:r>
      <w:r>
        <w:t xml:space="preserve"> variado el número de vecinos próximos y se han utilizado dos métricas para calcular las distancias: </w:t>
      </w:r>
      <w:r w:rsidRPr="009642CB">
        <w:rPr>
          <w:i/>
        </w:rPr>
        <w:t>Hamming</w:t>
      </w:r>
      <w:r>
        <w:rPr>
          <w:i/>
        </w:rP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rPr>
          <w:i/>
        </w:rPr>
        <w:fldChar w:fldCharType="end"/>
      </w:r>
      <w:r>
        <w:t xml:space="preserve"> y </w:t>
      </w:r>
      <w:r w:rsidRPr="009642CB">
        <w:rPr>
          <w:i/>
        </w:rPr>
        <w:t>coseno</w:t>
      </w:r>
      <w:r>
        <w:rPr>
          <w:i/>
        </w:rP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rPr>
          <w:i/>
        </w:rPr>
        <w:fldChar w:fldCharType="end"/>
      </w:r>
      <w:r>
        <w:t xml:space="preserve">. La primera se ha utilizado con variables binarias, mientras que la segunda con la variable </w:t>
      </w:r>
      <w:r w:rsidRPr="009642CB">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Al utilizar este clasificador se pretende averiguar si tuits que comparten términos pertenecen a la misma clase. </w:t>
      </w:r>
      <w:r>
        <w:lastRenderedPageBreak/>
        <w:t xml:space="preserve">Además,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9642CB">
        <w:rPr>
          <w:i/>
        </w:rPr>
        <w:instrText xml:space="preserve"> </w:instrText>
      </w:r>
      <w:r w:rsidRPr="009642CB">
        <w:rPr>
          <w:i/>
        </w:rPr>
        <w:fldChar w:fldCharType="end"/>
      </w:r>
      <w:r>
        <w:t>proporciona más información ya que además tiene en cuenta la frecuencia documental (idf) y la frecuencia de términos dentro del tuit (tf).</w:t>
      </w:r>
    </w:p>
    <w:p w14:paraId="6BC8B5ED" w14:textId="1B6B96EA" w:rsidR="007E7BC2" w:rsidRDefault="007E7BC2" w:rsidP="007E7BC2">
      <w:pPr>
        <w:ind w:left="624"/>
      </w:pPr>
      <w:r>
        <w:t>En este apartado es de destacar que K-NN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no estaba disponible en las </w:t>
      </w:r>
      <w:r w:rsidR="00526D01">
        <w:t>bibliotecas</w:t>
      </w:r>
      <w:r>
        <w:t xml:space="preserve"> de </w:t>
      </w:r>
      <w:r w:rsidRPr="00D11581">
        <w:rPr>
          <w:i/>
        </w:rPr>
        <w:t>Python</w:t>
      </w:r>
      <w:r>
        <w:t xml:space="preserve"> utilizadas por lo que ha sido necesario la implementación del clasificador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Para desarrollar este clasificador propio se ha utilizado la </w:t>
      </w:r>
      <w:r w:rsidR="00D11581">
        <w:t>biblioteca</w:t>
      </w:r>
      <w:r>
        <w:t xml:space="preserve"> </w:t>
      </w:r>
      <w:r w:rsidRPr="009642CB">
        <w:rPr>
          <w:i/>
        </w:rPr>
        <w:t>Gensim</w:t>
      </w:r>
      <w:r>
        <w:t>, ya que al tener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con la estructura de 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rsidR="00ED4398">
        <w:instrText>”</w:instrText>
      </w:r>
      <w:r>
        <w:instrText xml:space="preserve"> </w:instrText>
      </w:r>
      <w:r>
        <w:fldChar w:fldCharType="end"/>
      </w:r>
      <w:r>
        <w:t xml:space="preserve"> (</w:t>
      </w:r>
      <w:r w:rsidRPr="00D11581">
        <w:rPr>
          <w:i/>
        </w:rPr>
        <w:t>BOW</w:t>
      </w:r>
      <w:r>
        <w:t xml:space="preserve">) generada por la propia </w:t>
      </w:r>
      <w:r w:rsidR="00D11581">
        <w:t>biblioteca</w:t>
      </w:r>
      <w:r>
        <w:t xml:space="preserve">, el cálculo de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i/>
        </w:rPr>
        <w:instrText>”</w:instrText>
      </w:r>
      <w:r w:rsidRPr="009642CB">
        <w:rPr>
          <w:i/>
        </w:rPr>
        <w:instrText xml:space="preserve"> </w:instrText>
      </w:r>
      <w:r w:rsidRPr="009642CB">
        <w:rPr>
          <w:i/>
        </w:rPr>
        <w:fldChar w:fldCharType="end"/>
      </w:r>
      <w:r>
        <w:t xml:space="preserve">se puede realizar con mayor facilidad utilizando Gensim. Los </w:t>
      </w:r>
      <w:r w:rsidRPr="009642CB">
        <w:rPr>
          <w:i/>
        </w:rPr>
        <w:t>tf-idfs</w:t>
      </w:r>
      <w:r>
        <w:t xml:space="preserve"> calculados son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t xml:space="preserve"> inicial antes de utilizar el filtro, es decir, sobre los 885.758. Esto se ha realizado debido a que posteriormente no se han vuelto a utilizar los tuits no filtrados lo cual significa que hay un desperdicio de información, si se calcula el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fldChar w:fldCharType="end"/>
      </w:r>
      <w:r w:rsidR="00805383">
        <w:t xml:space="preserve"> total, se cree que se podría </w:t>
      </w:r>
      <w:r>
        <w:t xml:space="preserve">obtener información útil para la posterior clasificación. Además, para realizar esta clasificación no se han utilizado los atributos obtenidos por el test de </w:t>
      </w:r>
      <w:r w:rsidRPr="00695A73">
        <w:rPr>
          <w:i/>
        </w:rPr>
        <w:t>Chi cuadrado</w:t>
      </w:r>
      <w:r>
        <w:t xml:space="preserve"> (</w:t>
      </w:r>
      <w:r w:rsidRPr="00695A73">
        <w:t>χ2</w:t>
      </w:r>
      <w:r>
        <w:t>), sino el tuit entero una vez que este está limpio, aunque solo se utilizan para clasificar los tuits del conjunto de clasificación, los 3.303, ya que estos están etiquetados y nos permiten realizar pruebas con su correspondiente análisis. El clasificador propio se encuentra en el archivo “</w:t>
      </w:r>
      <w:r w:rsidRPr="00D11581">
        <w:rPr>
          <w:rFonts w:ascii="Courier New" w:hAnsi="Courier New" w:cs="Courier New"/>
        </w:rPr>
        <w:t>cosine_K-NN.py</w:t>
      </w:r>
      <w:r>
        <w:t>” y su módulo de pruebas es “</w:t>
      </w:r>
      <w:r w:rsidRPr="00462B27">
        <w:rPr>
          <w:rFonts w:ascii="Courier New" w:hAnsi="Courier New" w:cs="Courier New"/>
        </w:rPr>
        <w:t>cosine_tester.py</w:t>
      </w:r>
      <w:r>
        <w:t>”.</w:t>
      </w:r>
      <w:r w:rsidR="00285091">
        <w:t xml:space="preserve"> </w:t>
      </w:r>
      <w:r>
        <w:t>Las pruebas y el análisis de las mismas se encuentran en (§</w:t>
      </w:r>
      <w:hyperlink w:anchor="_Vecinos_Próximos_(K-NN)" w:history="1">
        <w:r w:rsidRPr="00402230">
          <w:rPr>
            <w:rStyle w:val="Hipervnculo"/>
          </w:rPr>
          <w:t>5.</w:t>
        </w:r>
        <w:r w:rsidRPr="00402230">
          <w:rPr>
            <w:rStyle w:val="Hipervnculo"/>
          </w:rPr>
          <w:t>1</w:t>
        </w:r>
        <w:r w:rsidRPr="00402230">
          <w:rPr>
            <w:rStyle w:val="Hipervnculo"/>
          </w:rPr>
          <w:t>.3</w:t>
        </w:r>
      </w:hyperlink>
      <w:r>
        <w:t>).</w:t>
      </w:r>
    </w:p>
    <w:p w14:paraId="0DF8441B" w14:textId="77777777" w:rsidR="007E7BC2" w:rsidRPr="00D8216C" w:rsidRDefault="007E7BC2" w:rsidP="00131CE6">
      <w:pPr>
        <w:pStyle w:val="Ttulo4"/>
        <w:rPr>
          <w:i w:val="0"/>
        </w:rPr>
      </w:pPr>
      <w:bookmarkStart w:id="318" w:name="_Redes_Neuronales"/>
      <w:bookmarkEnd w:id="318"/>
      <w:r w:rsidRPr="00D8216C">
        <w:t>Redes Neuronales</w:t>
      </w:r>
    </w:p>
    <w:p w14:paraId="08596ECB" w14:textId="7D9F44E5" w:rsidR="007E7BC2" w:rsidRDefault="007E7BC2" w:rsidP="007E7BC2">
      <w:pPr>
        <w:ind w:left="624"/>
      </w:pPr>
      <w:r>
        <w:t xml:space="preserve">Para desarrollar este apartado se ha empezado utilizando en un primer momento la </w:t>
      </w:r>
      <w:r w:rsidR="00D11581">
        <w:t>biblioteca</w:t>
      </w:r>
      <w:r>
        <w:t xml:space="preserve"> </w:t>
      </w:r>
      <w:r w:rsidRPr="00D11581">
        <w:rPr>
          <w:i/>
        </w:rPr>
        <w:t>Scikit-learn</w:t>
      </w:r>
      <w:r>
        <w:t xml:space="preserve"> y posteriormente se ha hecho uso de </w:t>
      </w:r>
      <w:r w:rsidRPr="009642CB">
        <w:rPr>
          <w:i/>
        </w:rPr>
        <w:t>Keras</w:t>
      </w:r>
      <w:r>
        <w:t xml:space="preserve">. Esta última permite una mejor personalización de la red neuronal que se quiere diseñar, es decir, especificar mejor la estructura de la red y además proporciona una mayor cantidad de parámetros a ajustar que </w:t>
      </w:r>
      <w:r w:rsidRPr="00B15235">
        <w:rPr>
          <w:i/>
        </w:rPr>
        <w:t>Scikit-learn</w:t>
      </w:r>
      <w:r>
        <w:t>, los cuáles son muy importantes a la hora de realizar una correcta clasificación.</w:t>
      </w:r>
    </w:p>
    <w:p w14:paraId="79FC1504" w14:textId="78AC63F4" w:rsidR="0042492B" w:rsidRDefault="0042492B" w:rsidP="0042492B">
      <w:pPr>
        <w:ind w:left="624"/>
      </w:pPr>
      <w:r>
        <w:t>En primer lugar, se realizaron pru</w:t>
      </w:r>
      <w:r w:rsidR="00805383">
        <w:t xml:space="preserve">ebas con un perceptrón simple </w:t>
      </w:r>
      <w:r>
        <w:t xml:space="preserve">cuya función de activación es </w:t>
      </w:r>
      <w:r w:rsidRPr="00B15235">
        <w:rPr>
          <w:i/>
        </w:rPr>
        <w:t>sigmoidal</w:t>
      </w:r>
      <w:r>
        <w:t>. Las pruebas realizadas con este clasificador (§</w:t>
      </w:r>
      <w:hyperlink w:anchor="_Perceptrón_Simple" w:history="1">
        <w:r w:rsidRPr="0042492B">
          <w:rPr>
            <w:rStyle w:val="Hipervnculo"/>
          </w:rPr>
          <w:t>5.1.4.1</w:t>
        </w:r>
      </w:hyperlink>
      <w:r>
        <w:t xml:space="preserve">) no mostraron grandes resultados por lo que se procedió a un cambio de estructura. Este cambio se basa principalmente en la adición de una nueva capa oculta, en este caso hay un parámetro nuevo que ajustar, el número de neuronas en esta nueva capa oculta. Las neuronas de la nueva capa oculta utilizan funciones de activación </w:t>
      </w:r>
      <w:r w:rsidRPr="00B15235">
        <w:rPr>
          <w:i/>
        </w:rPr>
        <w:t>sigmoide</w:t>
      </w:r>
      <w:r>
        <w:t xml:space="preserve"> al igual que las neuronas de la capa de salida. Sin embargo, los resultados obtenidos en las pruebas (</w:t>
      </w:r>
      <w:r w:rsidR="00B15235">
        <w:t>§</w:t>
      </w:r>
      <w:hyperlink w:anchor="_Perceptrón_de_una" w:history="1">
        <w:r w:rsidRPr="00B15235">
          <w:rPr>
            <w:rStyle w:val="Hipervnculo"/>
          </w:rPr>
          <w:t>5.1.4.2</w:t>
        </w:r>
      </w:hyperlink>
      <w:r>
        <w:t xml:space="preserve">) realizadas con esta nueva estructura no mostraron mejoría alguna, por ello mismo, se decidió realizar un cambio radical en la estructura de la red neuronal. Hasta este momento con las redes neuronales mencionadas anteriormente, únicamente se había utilizado la representación binaria de atributos, es decir, está o no el término. Al no haber obtenido grandes resultados anteriormente, se plantea el uso de la variable </w:t>
      </w:r>
      <w:r w:rsidRPr="00B15235">
        <w:rPr>
          <w:i/>
        </w:rPr>
        <w:t>tf-idf</w:t>
      </w:r>
      <w:r>
        <w:t xml:space="preserve"> normalizada. También se utilizan nuevos parámetros como el </w:t>
      </w:r>
      <w:r w:rsidRPr="00BD1EA6">
        <w:rPr>
          <w:i/>
        </w:rPr>
        <w:t>dropout</w:t>
      </w:r>
      <w:r w:rsidR="00070E63">
        <w:rPr>
          <w:i/>
        </w:rPr>
        <w:t xml:space="preserve"> </w:t>
      </w:r>
      <w:r w:rsidR="00070E63">
        <w:t xml:space="preserve">(probabilidad de desaparición de la neurona en entrenamiento) </w:t>
      </w:r>
      <w:r>
        <w:t xml:space="preserve">, permitiendo así evitar el sobreajuste de la red neuronal a los datos de entrenamiento. Igualmente, se realiza un cambio en la estructura interna de la red neuronal, se utilizan tres capas ocultas en lugar de una y además las funciones de activación pasan a ser </w:t>
      </w:r>
      <w:r w:rsidRPr="00BD1EA6">
        <w:rPr>
          <w:i/>
        </w:rPr>
        <w:t>RELU</w:t>
      </w:r>
      <w:r>
        <w:t xml:space="preserve">, menos la de salida que sigue siendo </w:t>
      </w:r>
      <w:r w:rsidRPr="00B15235">
        <w:rPr>
          <w:i/>
        </w:rPr>
        <w:t>sigmoidal</w:t>
      </w:r>
      <w:r>
        <w:t xml:space="preserve">, ya que queremos una probabilidad de que sea de odio, o no. Adicionalmente, se incluye en este nuevo clasificador un optimizador </w:t>
      </w:r>
      <w:r w:rsidRPr="00B15235">
        <w:rPr>
          <w:i/>
        </w:rPr>
        <w:t>Adamax</w:t>
      </w:r>
      <w:r>
        <w:t xml:space="preserve"> que permite no tener que ir variando la tasa de aprendizaje en las pruebas. La nueva estructura propuesta es la siguiente:</w:t>
      </w:r>
    </w:p>
    <w:p w14:paraId="56BF44FF" w14:textId="77777777" w:rsidR="0042492B" w:rsidRDefault="0042492B" w:rsidP="0042492B">
      <w:pPr>
        <w:ind w:left="510"/>
      </w:pPr>
    </w:p>
    <w:p w14:paraId="32303A1F" w14:textId="0263EC9B" w:rsidR="0042492B" w:rsidRPr="0042492B" w:rsidRDefault="0042492B" w:rsidP="0042492B">
      <w:pPr>
        <w:keepNext/>
        <w:ind w:left="510"/>
        <w:jc w:val="center"/>
        <w:rPr>
          <w:sz w:val="22"/>
          <w:szCs w:val="22"/>
        </w:rPr>
      </w:pPr>
      <w:r w:rsidRPr="0042492B">
        <w:rPr>
          <w:noProof/>
          <w:sz w:val="22"/>
          <w:szCs w:val="22"/>
          <w:lang w:eastAsia="ja-JP"/>
        </w:rPr>
        <w:drawing>
          <wp:inline distT="0" distB="0" distL="0" distR="0" wp14:anchorId="3D77174F" wp14:editId="458D81EC">
            <wp:extent cx="3264486" cy="1635241"/>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4486" cy="1635241"/>
                    </a:xfrm>
                    <a:prstGeom prst="rect">
                      <a:avLst/>
                    </a:prstGeom>
                    <a:noFill/>
                    <a:ln>
                      <a:noFill/>
                    </a:ln>
                  </pic:spPr>
                </pic:pic>
              </a:graphicData>
            </a:graphic>
          </wp:inline>
        </w:drawing>
      </w:r>
    </w:p>
    <w:p w14:paraId="197EB75C" w14:textId="072F7861" w:rsidR="0042492B" w:rsidRPr="0042492B" w:rsidRDefault="0042492B" w:rsidP="0042492B">
      <w:pPr>
        <w:pStyle w:val="Descripcin"/>
        <w:jc w:val="center"/>
        <w:rPr>
          <w:b/>
          <w:i w:val="0"/>
          <w:color w:val="auto"/>
          <w:sz w:val="22"/>
          <w:szCs w:val="22"/>
        </w:rPr>
      </w:pPr>
      <w:bookmarkStart w:id="319" w:name="_Toc486016027"/>
      <w:r w:rsidRPr="0042492B">
        <w:rPr>
          <w:b/>
          <w:i w:val="0"/>
          <w:color w:val="auto"/>
          <w:sz w:val="22"/>
          <w:szCs w:val="22"/>
        </w:rPr>
        <w:t xml:space="preserve">Figura </w:t>
      </w:r>
      <w:r w:rsidRPr="0042492B">
        <w:rPr>
          <w:b/>
          <w:i w:val="0"/>
          <w:color w:val="auto"/>
          <w:sz w:val="22"/>
          <w:szCs w:val="22"/>
        </w:rPr>
        <w:fldChar w:fldCharType="begin"/>
      </w:r>
      <w:r w:rsidRPr="0042492B">
        <w:rPr>
          <w:b/>
          <w:i w:val="0"/>
          <w:color w:val="auto"/>
          <w:sz w:val="22"/>
          <w:szCs w:val="22"/>
        </w:rPr>
        <w:instrText xml:space="preserve"> STYLEREF 1 \s </w:instrText>
      </w:r>
      <w:r w:rsidRPr="0042492B">
        <w:rPr>
          <w:b/>
          <w:i w:val="0"/>
          <w:color w:val="auto"/>
          <w:sz w:val="22"/>
          <w:szCs w:val="22"/>
        </w:rPr>
        <w:fldChar w:fldCharType="separate"/>
      </w:r>
      <w:r w:rsidR="00325219">
        <w:rPr>
          <w:b/>
          <w:i w:val="0"/>
          <w:noProof/>
          <w:color w:val="auto"/>
          <w:sz w:val="22"/>
          <w:szCs w:val="22"/>
        </w:rPr>
        <w:t>4</w:t>
      </w:r>
      <w:r w:rsidRPr="0042492B">
        <w:rPr>
          <w:b/>
          <w:i w:val="0"/>
          <w:color w:val="auto"/>
          <w:sz w:val="22"/>
          <w:szCs w:val="22"/>
        </w:rPr>
        <w:fldChar w:fldCharType="end"/>
      </w:r>
      <w:r w:rsidRPr="0042492B">
        <w:rPr>
          <w:b/>
          <w:i w:val="0"/>
          <w:color w:val="auto"/>
          <w:sz w:val="22"/>
          <w:szCs w:val="22"/>
        </w:rPr>
        <w:noBreakHyphen/>
      </w:r>
      <w:r w:rsidRPr="0042492B">
        <w:rPr>
          <w:b/>
          <w:i w:val="0"/>
          <w:color w:val="auto"/>
          <w:sz w:val="22"/>
          <w:szCs w:val="22"/>
        </w:rPr>
        <w:fldChar w:fldCharType="begin"/>
      </w:r>
      <w:r w:rsidRPr="0042492B">
        <w:rPr>
          <w:b/>
          <w:i w:val="0"/>
          <w:color w:val="auto"/>
          <w:sz w:val="22"/>
          <w:szCs w:val="22"/>
        </w:rPr>
        <w:instrText xml:space="preserve"> SEQ Figura \* ARABIC \s 1 </w:instrText>
      </w:r>
      <w:r w:rsidRPr="0042492B">
        <w:rPr>
          <w:b/>
          <w:i w:val="0"/>
          <w:color w:val="auto"/>
          <w:sz w:val="22"/>
          <w:szCs w:val="22"/>
        </w:rPr>
        <w:fldChar w:fldCharType="separate"/>
      </w:r>
      <w:r w:rsidR="00325219">
        <w:rPr>
          <w:b/>
          <w:i w:val="0"/>
          <w:noProof/>
          <w:color w:val="auto"/>
          <w:sz w:val="22"/>
          <w:szCs w:val="22"/>
        </w:rPr>
        <w:t>3</w:t>
      </w:r>
      <w:r w:rsidRPr="0042492B">
        <w:rPr>
          <w:b/>
          <w:i w:val="0"/>
          <w:color w:val="auto"/>
          <w:sz w:val="22"/>
          <w:szCs w:val="22"/>
        </w:rPr>
        <w:fldChar w:fldCharType="end"/>
      </w:r>
      <w:r w:rsidRPr="0042492B">
        <w:rPr>
          <w:b/>
          <w:i w:val="0"/>
          <w:color w:val="auto"/>
          <w:sz w:val="22"/>
          <w:szCs w:val="22"/>
        </w:rPr>
        <w:t>: Perceptrón multicapa personalizado</w:t>
      </w:r>
      <w:bookmarkEnd w:id="319"/>
    </w:p>
    <w:p w14:paraId="2D2F3944" w14:textId="41B0B4EE" w:rsidR="0042492B" w:rsidRDefault="0042492B" w:rsidP="0042492B">
      <w:pPr>
        <w:ind w:left="624"/>
      </w:pPr>
      <w:r>
        <w:t>Las pruebas realizadas (</w:t>
      </w:r>
      <w:r w:rsidR="00B15235">
        <w:t>§</w:t>
      </w:r>
      <w:hyperlink w:anchor="_Perceptrón_multicapa_de" w:history="1">
        <w:r w:rsidRPr="00B15235">
          <w:rPr>
            <w:rStyle w:val="Hipervnculo"/>
          </w:rPr>
          <w:t>5.1.4.3</w:t>
        </w:r>
      </w:hyperlink>
      <w:r>
        <w:t>) con esta nueva estructura proporcionaron unos mejores resultados que los obtenidos anteriormente. El clasificador desarrollado se encuentra en el archivo “</w:t>
      </w:r>
      <w:r>
        <w:rPr>
          <w:rFonts w:ascii="Courier New" w:hAnsi="Courier New" w:cs="Courier New"/>
        </w:rPr>
        <w:t>neural</w:t>
      </w:r>
      <w:r w:rsidRPr="00D8216C">
        <w:rPr>
          <w:rFonts w:ascii="Courier New" w:hAnsi="Courier New" w:cs="Courier New"/>
        </w:rPr>
        <w:t>_</w:t>
      </w:r>
      <w:r>
        <w:rPr>
          <w:rFonts w:ascii="Courier New" w:hAnsi="Courier New" w:cs="Courier New"/>
        </w:rPr>
        <w:t>hate</w:t>
      </w:r>
      <w:r w:rsidRPr="00D8216C">
        <w:rPr>
          <w:rFonts w:ascii="Courier New" w:hAnsi="Courier New" w:cs="Courier New"/>
        </w:rPr>
        <w:t>_</w:t>
      </w:r>
      <w:r>
        <w:rPr>
          <w:rFonts w:ascii="Courier New" w:hAnsi="Courier New" w:cs="Courier New"/>
        </w:rPr>
        <w:t>classifier</w:t>
      </w:r>
      <w:r w:rsidRPr="00D8216C">
        <w:rPr>
          <w:rFonts w:ascii="Courier New" w:hAnsi="Courier New" w:cs="Courier New"/>
        </w:rPr>
        <w:t>.py</w:t>
      </w:r>
      <w:r>
        <w:t xml:space="preserve">”, es un clasificador construido con la librería </w:t>
      </w:r>
      <w:r w:rsidRPr="00B15235">
        <w:rPr>
          <w:i/>
        </w:rPr>
        <w:t>Keras</w:t>
      </w:r>
      <w:r>
        <w:t xml:space="preserve"> pero perfectamente compatible con los clasificadores de </w:t>
      </w:r>
      <w:r w:rsidRPr="00B15235">
        <w:rPr>
          <w:i/>
        </w:rPr>
        <w:t>Scikit-learn</w:t>
      </w:r>
      <w:r>
        <w:t>.</w:t>
      </w:r>
    </w:p>
    <w:p w14:paraId="69FC10F3" w14:textId="74F9785A" w:rsidR="007E7BC2" w:rsidRDefault="007E7BC2" w:rsidP="007E7BC2">
      <w:pPr>
        <w:pStyle w:val="Ttulo3"/>
      </w:pPr>
      <w:bookmarkStart w:id="320" w:name="_Toc485649993"/>
      <w:bookmarkStart w:id="321" w:name="_Toc485972237"/>
      <w:bookmarkStart w:id="322" w:name="_Toc486015941"/>
      <w:r>
        <w:t>Validación de resultados</w:t>
      </w:r>
      <w:bookmarkEnd w:id="320"/>
      <w:bookmarkEnd w:id="321"/>
      <w:bookmarkEnd w:id="322"/>
    </w:p>
    <w:p w14:paraId="062324C1" w14:textId="1466155E" w:rsidR="007E7BC2" w:rsidRDefault="007E7BC2" w:rsidP="00A1551A">
      <w:pPr>
        <w:ind w:left="567"/>
      </w:pPr>
      <w:r>
        <w:t>Tras realizar las pruebas con los diferentes clasificadores mencionados en (§</w:t>
      </w:r>
      <w:hyperlink w:anchor="_Clasificación_supervisada_1" w:history="1">
        <w:r w:rsidRPr="00402230">
          <w:rPr>
            <w:rStyle w:val="Hipervnculo"/>
          </w:rPr>
          <w:t>4.1.7</w:t>
        </w:r>
      </w:hyperlink>
      <w:r>
        <w:t>) y después de realizar el análisis de los resultados (§5.1), se llega a la conclusión</w:t>
      </w:r>
      <w:r w:rsidR="006B019A">
        <w:t xml:space="preserve"> de</w:t>
      </w:r>
      <w:r>
        <w:t xml:space="preserve"> que los tres mejores clasificadores son:</w:t>
      </w:r>
    </w:p>
    <w:p w14:paraId="0D45B7DD" w14:textId="77777777" w:rsidR="007E7BC2" w:rsidRDefault="007E7BC2" w:rsidP="00A1551A">
      <w:pPr>
        <w:pStyle w:val="Prrafodelista"/>
        <w:numPr>
          <w:ilvl w:val="0"/>
          <w:numId w:val="30"/>
        </w:numPr>
      </w:pPr>
      <w:r>
        <w:t>BernoulliNB utilizando unigramas.</w:t>
      </w:r>
    </w:p>
    <w:p w14:paraId="46AB5228" w14:textId="77777777" w:rsidR="007E7BC2" w:rsidRDefault="007E7BC2" w:rsidP="00A1551A">
      <w:pPr>
        <w:pStyle w:val="Prrafodelista"/>
        <w:numPr>
          <w:ilvl w:val="0"/>
          <w:numId w:val="30"/>
        </w:numPr>
      </w:pPr>
      <w:r>
        <w:t>BernoulliNB utilizando bigramas.</w:t>
      </w:r>
    </w:p>
    <w:p w14:paraId="357B9D34" w14:textId="77777777" w:rsidR="007E7BC2" w:rsidRDefault="007E7BC2" w:rsidP="00A1551A">
      <w:pPr>
        <w:pStyle w:val="Prrafodelista"/>
        <w:numPr>
          <w:ilvl w:val="0"/>
          <w:numId w:val="30"/>
        </w:numPr>
      </w:pPr>
      <w:r>
        <w:t>Perceptrón multicapa de 3 capas ocultas.</w:t>
      </w:r>
    </w:p>
    <w:p w14:paraId="5A5D75CB" w14:textId="6EA5B2D8" w:rsidR="0042492B" w:rsidRPr="001816CA" w:rsidRDefault="007E7BC2" w:rsidP="00A1551A">
      <w:pPr>
        <w:ind w:left="567"/>
      </w:pPr>
      <w:r>
        <w:t>Sin embargo, no se puede afirmar que los clasificadores sean los mejores bajo condiciones reales, ya que es posible que haya habido cierto sobreajuste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han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hyperlink w:anchor="_Resultados_de_validación" w:history="1">
        <w:r w:rsidRPr="00402230">
          <w:rPr>
            <w:rStyle w:val="Hipervnculo"/>
          </w:rPr>
          <w:t>5.2</w:t>
        </w:r>
      </w:hyperlink>
      <w:r>
        <w:t>) podemos determinar que el mejor clasificador de los propuestos para resolver el problema es el perceptrón multicapa de tres capas ocultas con la estructura propuesta en (§</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61ADA202" w14:textId="75F960EF" w:rsidR="007E7BC2" w:rsidRDefault="007E7BC2" w:rsidP="00131CE6">
      <w:pPr>
        <w:pStyle w:val="Ttulo2"/>
      </w:pPr>
      <w:bookmarkStart w:id="323" w:name="_Toc485972238"/>
      <w:bookmarkStart w:id="324" w:name="_Toc486015942"/>
      <w:r>
        <w:t>Parte II</w:t>
      </w:r>
      <w:bookmarkEnd w:id="323"/>
      <w:bookmarkEnd w:id="324"/>
    </w:p>
    <w:p w14:paraId="5D2D0177" w14:textId="77777777" w:rsidR="007E7BC2" w:rsidRDefault="007E7BC2" w:rsidP="00A1551A">
      <w:pPr>
        <w:ind w:left="567"/>
      </w:pPr>
      <w:r>
        <w:t>Una vez que se ha determinado el mejor clasificador en la primera parte del proyecto (red neuronal multicapa de tres capas ocultas), este será encapsulado en un clasificador que será utilizado por el usuario final.</w:t>
      </w:r>
    </w:p>
    <w:p w14:paraId="229E0ACC" w14:textId="234D3EA3" w:rsidR="00EB5695" w:rsidRDefault="007E7BC2" w:rsidP="00A1551A">
      <w:pPr>
        <w:ind w:left="567"/>
      </w:pPr>
      <w:r>
        <w:t>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w:t>
      </w:r>
      <w:r w:rsidRPr="00FF1DD6">
        <w:rPr>
          <w:i/>
        </w:rPr>
        <w:t>fit</w:t>
      </w:r>
      <w:r>
        <w:t xml:space="preserve"> (entrenamiento) y </w:t>
      </w:r>
      <w:r w:rsidRPr="00FF1DD6">
        <w:rPr>
          <w:i/>
        </w:rPr>
        <w:t>predic</w:t>
      </w:r>
      <w:r>
        <w:t xml:space="preserve">t (clasificación).   El manual de usuario del clasificador se encuentra en </w:t>
      </w:r>
      <w:r w:rsidR="00D9527D">
        <w:t xml:space="preserve">el </w:t>
      </w:r>
      <w:hyperlink w:anchor="_Anexo_G:_Manual" w:history="1">
        <w:r w:rsidR="00D9527D" w:rsidRPr="00D9527D">
          <w:rPr>
            <w:rStyle w:val="Hipervnculo"/>
          </w:rPr>
          <w:t>Anexo G</w:t>
        </w:r>
      </w:hyperlink>
      <w:r w:rsidR="00D9527D">
        <w:t>.</w:t>
      </w:r>
    </w:p>
    <w:p w14:paraId="0B262A94" w14:textId="77777777" w:rsidR="00361DEC" w:rsidRDefault="00361DEC" w:rsidP="007E7BC2">
      <w:pPr>
        <w:ind w:left="567"/>
        <w:jc w:val="left"/>
      </w:pPr>
    </w:p>
    <w:p w14:paraId="662C05FF" w14:textId="77777777" w:rsidR="000E7EAE" w:rsidRDefault="000E7EAE" w:rsidP="007E7BC2">
      <w:pPr>
        <w:ind w:left="567"/>
        <w:jc w:val="left"/>
        <w:sectPr w:rsidR="000E7EAE" w:rsidSect="007A221B">
          <w:pgSz w:w="11906" w:h="16838"/>
          <w:pgMar w:top="1417" w:right="1701" w:bottom="1417" w:left="1701" w:header="708" w:footer="708" w:gutter="0"/>
          <w:cols w:space="708"/>
          <w:docGrid w:linePitch="360"/>
        </w:sectPr>
      </w:pPr>
    </w:p>
    <w:p w14:paraId="7C3BE39C" w14:textId="79E520E6" w:rsidR="00C67778" w:rsidRDefault="00C67778" w:rsidP="007E7BC2">
      <w:pPr>
        <w:ind w:left="567"/>
        <w:jc w:val="left"/>
      </w:pPr>
    </w:p>
    <w:p w14:paraId="24110269" w14:textId="1F619FE8" w:rsidR="007E7BC2" w:rsidRDefault="007E7BC2" w:rsidP="007E7BC2">
      <w:pPr>
        <w:pStyle w:val="Ttulo1"/>
      </w:pPr>
      <w:bookmarkStart w:id="325" w:name="_Pruebas_y_resultados"/>
      <w:bookmarkStart w:id="326" w:name="_Toc485972239"/>
      <w:bookmarkStart w:id="327" w:name="_Toc486015943"/>
      <w:bookmarkEnd w:id="325"/>
      <w:r>
        <w:t>Pruebas y resultados</w:t>
      </w:r>
      <w:bookmarkEnd w:id="326"/>
      <w:bookmarkEnd w:id="327"/>
    </w:p>
    <w:p w14:paraId="3B9648DE" w14:textId="77777777" w:rsidR="007E7BC2" w:rsidRDefault="007E7BC2" w:rsidP="007E7BC2">
      <w:r>
        <w:t>Para la selección de un modelo final que sea de aplicación práctica, se siguen los siguientes pasos:</w:t>
      </w:r>
    </w:p>
    <w:p w14:paraId="0F763482" w14:textId="77777777" w:rsidR="007E7BC2" w:rsidRDefault="007E7BC2" w:rsidP="00D82363">
      <w:pPr>
        <w:pStyle w:val="Prrafodelista"/>
        <w:numPr>
          <w:ilvl w:val="0"/>
          <w:numId w:val="39"/>
        </w:numPr>
      </w:pPr>
      <w:r>
        <w:t>Aprendizaje del modelo (fase de entrenamiento)</w:t>
      </w:r>
    </w:p>
    <w:p w14:paraId="44C91A1F" w14:textId="2FC19C4A" w:rsidR="007E7BC2" w:rsidRDefault="007E7BC2" w:rsidP="00D82363">
      <w:pPr>
        <w:pStyle w:val="Prrafodelista"/>
        <w:numPr>
          <w:ilvl w:val="0"/>
          <w:numId w:val="39"/>
        </w:numPr>
      </w:pPr>
      <w:r>
        <w:t xml:space="preserve">Prueba del modelo (fase de </w:t>
      </w:r>
      <w:r w:rsidR="009178EF">
        <w:t>prueba)</w:t>
      </w:r>
    </w:p>
    <w:p w14:paraId="71FBE842" w14:textId="77777777" w:rsidR="007E7BC2" w:rsidRDefault="007E7BC2" w:rsidP="00D82363">
      <w:pPr>
        <w:pStyle w:val="Prrafodelista"/>
        <w:numPr>
          <w:ilvl w:val="0"/>
          <w:numId w:val="39"/>
        </w:numPr>
      </w:pPr>
      <w:r>
        <w:t>Selección del modelo (fase de validación).</w:t>
      </w:r>
    </w:p>
    <w:p w14:paraId="680A1360" w14:textId="35728FD2" w:rsidR="007E7BC2" w:rsidRDefault="008D1426" w:rsidP="007E7BC2">
      <w:pPr>
        <w:jc w:val="center"/>
      </w:pPr>
      <w:r w:rsidRPr="00FB2127">
        <w:rPr>
          <w:noProof/>
          <w:lang w:eastAsia="ja-JP"/>
        </w:rPr>
        <w:drawing>
          <wp:inline distT="0" distB="0" distL="0" distR="0" wp14:anchorId="311759E7" wp14:editId="7A5F4F4F">
            <wp:extent cx="5088890" cy="4317365"/>
            <wp:effectExtent l="0" t="0" r="0" b="6985"/>
            <wp:docPr id="29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8890" cy="4317365"/>
                    </a:xfrm>
                    <a:prstGeom prst="rect">
                      <a:avLst/>
                    </a:prstGeom>
                    <a:noFill/>
                    <a:ln>
                      <a:noFill/>
                    </a:ln>
                  </pic:spPr>
                </pic:pic>
              </a:graphicData>
            </a:graphic>
          </wp:inline>
        </w:drawing>
      </w:r>
    </w:p>
    <w:p w14:paraId="65963D30" w14:textId="4E4E9657" w:rsidR="007E7BC2" w:rsidRDefault="007E7BC2" w:rsidP="007E7BC2">
      <w:pPr>
        <w:pStyle w:val="Epgrafe"/>
      </w:pPr>
      <w:bookmarkStart w:id="328" w:name="_Ref485812431"/>
      <w:bookmarkStart w:id="329" w:name="_Toc486016028"/>
      <w:r>
        <w:t xml:space="preserve">Figura </w:t>
      </w:r>
      <w:fldSimple w:instr=" STYLEREF 1 \s ">
        <w:r w:rsidR="00325219">
          <w:rPr>
            <w:noProof/>
          </w:rPr>
          <w:t>5</w:t>
        </w:r>
      </w:fldSimple>
      <w:r w:rsidR="0042492B">
        <w:noBreakHyphen/>
      </w:r>
      <w:fldSimple w:instr=" SEQ Figura \* ARABIC \s 1 ">
        <w:r w:rsidR="00325219">
          <w:rPr>
            <w:noProof/>
          </w:rPr>
          <w:t>1</w:t>
        </w:r>
      </w:fldSimple>
      <w:r>
        <w:t>: Entrenamiento y Validación de</w:t>
      </w:r>
      <w:r>
        <w:rPr>
          <w:noProof/>
        </w:rPr>
        <w:t xml:space="preserve"> Modelos</w:t>
      </w:r>
      <w:bookmarkEnd w:id="328"/>
      <w:bookmarkEnd w:id="329"/>
    </w:p>
    <w:p w14:paraId="4FB6492E" w14:textId="2034C8AD" w:rsidR="007E7BC2" w:rsidRDefault="007E7BC2" w:rsidP="007E7BC2">
      <w:r>
        <w:t xml:space="preserve">La fase de prueba emplea la </w:t>
      </w:r>
      <w:r w:rsidRPr="006A3C51">
        <w:rPr>
          <w:i/>
        </w:rPr>
        <w:t>validación cruzada</w:t>
      </w:r>
      <w:r>
        <w:t xml:space="preserve">, en concreto, se hará uso de diez </w:t>
      </w:r>
      <w:r w:rsidR="00285091">
        <w:t>particiones con</w:t>
      </w:r>
      <w:r>
        <w:t xml:space="preserve"> particionamiento</w:t>
      </w:r>
      <w:r w:rsidRPr="006A3C51">
        <w:rPr>
          <w:i/>
        </w:rPr>
        <w:t xml:space="preserve"> estratificado</w:t>
      </w:r>
      <w:r>
        <w:t>. Esto se hace, salvo aviso en contrario, sobre el conjunto compuesto por 3.303 tuits etiquetados representado cada uno de ellos por un vector de atributos de dimensión 2.532</w:t>
      </w:r>
      <w:r w:rsidR="00D11581">
        <w:rPr>
          <w:rStyle w:val="Refdenotaalpie"/>
        </w:rPr>
        <w:footnoteReference w:id="8"/>
      </w:r>
      <w:r w:rsidR="00D11581">
        <w:t>.</w:t>
      </w:r>
      <w:r>
        <w:t xml:space="preserve"> La representación de las matrices de confusión se basará en la suma de cada partición de test (diez en total). Las demás condiciones de experimentación se especificarán en cada uno de los apartados </w:t>
      </w:r>
      <w:r w:rsidR="00285091">
        <w:t>siguientes. Cuando</w:t>
      </w:r>
      <w:r>
        <w:t xml:space="preserve"> se especifique que hay </w:t>
      </w:r>
      <w:r w:rsidRPr="008606CC">
        <w:rPr>
          <w:i/>
        </w:rPr>
        <w:t>normalización</w:t>
      </w:r>
      <w:r>
        <w:t xml:space="preserve"> de los datos esta se llevará a cabo mediante utilizando </w:t>
      </w:r>
      <w:r w:rsidRPr="00C25DB8">
        <w:rPr>
          <w:i/>
        </w:rPr>
        <w:t>mediana</w:t>
      </w:r>
      <w:r>
        <w:rPr>
          <w:i/>
        </w:rPr>
        <w:fldChar w:fldCharType="begin"/>
      </w:r>
      <w:r>
        <w:instrText xml:space="preserve"> XE "</w:instrText>
      </w:r>
      <w:r w:rsidRPr="00BC7EC1">
        <w:rPr>
          <w:i/>
        </w:rPr>
        <w:instrText>mediana:</w:instrText>
      </w:r>
      <w:r>
        <w:instrText>v</w:instrText>
      </w:r>
      <w:r w:rsidRPr="00BC7EC1">
        <w:instrText>alor de una variable que deja a cada lado el 50% de los valores que toma</w:instrText>
      </w:r>
      <w:r w:rsidR="00ED4398">
        <w:instrText>”</w:instrText>
      </w:r>
      <w:r>
        <w:instrText xml:space="preserve"> </w:instrText>
      </w:r>
      <w:r>
        <w:rPr>
          <w:i/>
        </w:rPr>
        <w:fldChar w:fldCharType="end"/>
      </w:r>
      <w:r>
        <w:t xml:space="preserve"> y </w:t>
      </w:r>
      <w:r>
        <w:rPr>
          <w:i/>
        </w:rPr>
        <w:t>ra</w:t>
      </w:r>
      <w:r w:rsidRPr="00C25DB8">
        <w:rPr>
          <w:i/>
        </w:rPr>
        <w:t>ngo intercuartílico</w:t>
      </w:r>
      <w:r>
        <w:rPr>
          <w:i/>
        </w:rPr>
        <w:fldChar w:fldCharType="begin"/>
      </w:r>
      <w:r>
        <w:instrText xml:space="preserve"> XE "</w:instrText>
      </w:r>
      <w:r w:rsidRPr="00344652">
        <w:rPr>
          <w:i/>
        </w:rPr>
        <w:instrText>rango intercuartílico:</w:instrText>
      </w:r>
      <w:r w:rsidRPr="00344652">
        <w:instrText>Diferencia entre el tercer y el primer cuartil de una v.a</w:instrText>
      </w:r>
      <w:r w:rsidR="00ED4398">
        <w:instrText>”</w:instrText>
      </w:r>
      <w:r>
        <w:instrText xml:space="preserve"> </w:instrText>
      </w:r>
      <w:r>
        <w:rPr>
          <w:i/>
        </w:rPr>
        <w:fldChar w:fldCharType="end"/>
      </w:r>
      <w:r>
        <w:t>(tercer y segundo cuartil</w:t>
      </w:r>
      <w:r>
        <w:fldChar w:fldCharType="begin"/>
      </w:r>
      <w:r>
        <w:instrText xml:space="preserve"> XE "</w:instrText>
      </w:r>
      <w:r w:rsidRPr="001B4BB6">
        <w:instrText>cuartil:cuartiles son los tres valores que dividen un conjunto de datos ordenados en cuatro partes porcentualmente iguales</w:instrText>
      </w:r>
      <w:r w:rsidR="00ED4398">
        <w:instrText>”</w:instrText>
      </w:r>
      <w:r>
        <w:instrText xml:space="preserve"> </w:instrText>
      </w:r>
      <w:r>
        <w:fldChar w:fldCharType="end"/>
      </w:r>
      <w:r>
        <w:t>).</w:t>
      </w:r>
    </w:p>
    <w:p w14:paraId="1F225563" w14:textId="77777777" w:rsidR="007E7BC2" w:rsidRPr="00E86AEB" w:rsidRDefault="007E7BC2" w:rsidP="007E7BC2">
      <w:r>
        <w:t xml:space="preserve">Llamaremos </w:t>
      </w:r>
      <w:r w:rsidRPr="00E86AEB">
        <w:rPr>
          <w:b/>
          <w:i/>
        </w:rPr>
        <w:t xml:space="preserve">clasificador </w:t>
      </w:r>
      <w:r w:rsidR="00285091" w:rsidRPr="00E86AEB">
        <w:rPr>
          <w:b/>
          <w:i/>
        </w:rPr>
        <w:t>básico</w:t>
      </w:r>
      <w:r w:rsidR="00285091">
        <w:t xml:space="preserve"> al</w:t>
      </w:r>
      <w:r>
        <w:t xml:space="preserve"> que clasifica todos los tuits como de no odio que tiene una </w:t>
      </w:r>
      <w:r w:rsidRPr="00E86AEB">
        <w:rPr>
          <w:i/>
        </w:rPr>
        <w:t>exactitud</w:t>
      </w:r>
      <w:r>
        <w:t xml:space="preserve"> del 72,78%.</w:t>
      </w:r>
    </w:p>
    <w:p w14:paraId="03326B1E" w14:textId="1949440A" w:rsidR="007E7BC2" w:rsidRDefault="007E7BC2" w:rsidP="00131CE6">
      <w:pPr>
        <w:pStyle w:val="Ttulo2"/>
      </w:pPr>
      <w:bookmarkStart w:id="330" w:name="_Resultados_de_clasificación"/>
      <w:bookmarkStart w:id="331" w:name="_Toc485972240"/>
      <w:bookmarkStart w:id="332" w:name="_Toc486015944"/>
      <w:bookmarkEnd w:id="330"/>
      <w:r>
        <w:lastRenderedPageBreak/>
        <w:t>Resultados de clasificación supervisada</w:t>
      </w:r>
      <w:bookmarkEnd w:id="331"/>
      <w:bookmarkEnd w:id="332"/>
    </w:p>
    <w:p w14:paraId="4044218F" w14:textId="0359E1CF" w:rsidR="007E7BC2" w:rsidRDefault="007E7BC2" w:rsidP="007E7BC2">
      <w:pPr>
        <w:pStyle w:val="Ttulo3"/>
      </w:pPr>
      <w:bookmarkStart w:id="333" w:name="_Árboles_de_decisión"/>
      <w:bookmarkStart w:id="334" w:name="_Toc485972241"/>
      <w:bookmarkStart w:id="335" w:name="_Toc486015945"/>
      <w:bookmarkEnd w:id="333"/>
      <w:r>
        <w:t>Árboles de decisión</w:t>
      </w:r>
      <w:bookmarkEnd w:id="334"/>
      <w:bookmarkEnd w:id="335"/>
    </w:p>
    <w:p w14:paraId="10C8459E" w14:textId="3F69CC5C" w:rsidR="007E7BC2" w:rsidRDefault="007E7BC2" w:rsidP="007E7BC2">
      <w:pPr>
        <w:ind w:left="567"/>
      </w:pPr>
      <w:r>
        <w:t xml:space="preserve">Las pruebas realizadas con árboles de decisión se realizarán con: variables binarias (1 </w:t>
      </w:r>
      <w:r w:rsidR="00D20C80">
        <w:t xml:space="preserve">si </w:t>
      </w:r>
      <w:r>
        <w:t>el término está o 0 si no está) y unigramas o bigramas. Además, el modelo de árbol de decisión utilizado es el basado en la entropía, de tal forma que el árbol se irá construyendo con aquellos atributos que proporcionen mayor ganancia de información.</w:t>
      </w:r>
    </w:p>
    <w:p w14:paraId="6E2380A2" w14:textId="68F6DB99" w:rsidR="007E7BC2" w:rsidRDefault="009178EF" w:rsidP="00131CE6">
      <w:pPr>
        <w:pStyle w:val="Ttulo4"/>
      </w:pPr>
      <w:r>
        <w:t>Resultado</w:t>
      </w:r>
      <w:r w:rsidR="007E7BC2" w:rsidRPr="009178EF">
        <w:rPr>
          <w:lang w:val="es-ES"/>
        </w:rPr>
        <w:t xml:space="preserve"> utilizando</w:t>
      </w:r>
      <w:r w:rsidR="007E7BC2">
        <w:t xml:space="preserve"> unigramas.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790"/>
        <w:gridCol w:w="2791"/>
      </w:tblGrid>
      <w:tr w:rsidR="007E7BC2" w14:paraId="02218C29" w14:textId="77777777" w:rsidTr="007E7BC2">
        <w:trPr>
          <w:trHeight w:val="466"/>
        </w:trPr>
        <w:tc>
          <w:tcPr>
            <w:tcW w:w="1831" w:type="dxa"/>
          </w:tcPr>
          <w:p w14:paraId="630AB691"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D0AD249" w14:textId="2F646E05"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791" w:type="dxa"/>
          </w:tcPr>
          <w:p w14:paraId="13320CCB"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0F4E70ED" w14:textId="77777777" w:rsidTr="007E7BC2">
        <w:trPr>
          <w:trHeight w:val="240"/>
        </w:trPr>
        <w:tc>
          <w:tcPr>
            <w:tcW w:w="1831" w:type="dxa"/>
          </w:tcPr>
          <w:p w14:paraId="5C0AAE26"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20C7DCEC" w14:textId="77777777" w:rsidR="007E7BC2" w:rsidRPr="007E7BC2" w:rsidRDefault="007E7BC2" w:rsidP="007E7BC2">
            <w:pPr>
              <w:spacing w:before="60" w:after="240"/>
              <w:ind w:left="357"/>
              <w:jc w:val="center"/>
              <w:rPr>
                <w:sz w:val="22"/>
              </w:rPr>
            </w:pPr>
            <w:r w:rsidRPr="007E7BC2">
              <w:rPr>
                <w:sz w:val="22"/>
              </w:rPr>
              <w:t>0.2525</w:t>
            </w:r>
          </w:p>
        </w:tc>
        <w:tc>
          <w:tcPr>
            <w:tcW w:w="2791" w:type="dxa"/>
          </w:tcPr>
          <w:p w14:paraId="2E73108B" w14:textId="77777777" w:rsidR="007E7BC2" w:rsidRPr="007E7BC2" w:rsidRDefault="007E7BC2" w:rsidP="007E7BC2">
            <w:pPr>
              <w:spacing w:before="60" w:after="240"/>
              <w:ind w:left="357"/>
              <w:jc w:val="center"/>
              <w:rPr>
                <w:sz w:val="22"/>
              </w:rPr>
            </w:pPr>
            <w:r w:rsidRPr="007E7BC2">
              <w:rPr>
                <w:sz w:val="22"/>
              </w:rPr>
              <w:t>0.0121</w:t>
            </w:r>
          </w:p>
        </w:tc>
      </w:tr>
      <w:tr w:rsidR="007E7BC2" w14:paraId="178775DC" w14:textId="77777777" w:rsidTr="007E7BC2">
        <w:trPr>
          <w:trHeight w:val="226"/>
        </w:trPr>
        <w:tc>
          <w:tcPr>
            <w:tcW w:w="1831" w:type="dxa"/>
          </w:tcPr>
          <w:p w14:paraId="4F4EF210"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22A931F8" w14:textId="77777777" w:rsidR="007E7BC2" w:rsidRPr="007E7BC2" w:rsidRDefault="007E7BC2" w:rsidP="007E7BC2">
            <w:pPr>
              <w:spacing w:before="60" w:after="240"/>
              <w:ind w:left="357"/>
              <w:jc w:val="center"/>
              <w:rPr>
                <w:sz w:val="22"/>
              </w:rPr>
            </w:pPr>
            <w:r w:rsidRPr="007E7BC2">
              <w:rPr>
                <w:sz w:val="22"/>
              </w:rPr>
              <w:t>0.2524</w:t>
            </w:r>
          </w:p>
        </w:tc>
        <w:tc>
          <w:tcPr>
            <w:tcW w:w="2791" w:type="dxa"/>
          </w:tcPr>
          <w:p w14:paraId="4FEECEFC" w14:textId="77777777" w:rsidR="007E7BC2" w:rsidRPr="007E7BC2" w:rsidRDefault="007E7BC2" w:rsidP="007E7BC2">
            <w:pPr>
              <w:spacing w:before="60" w:after="240"/>
              <w:ind w:left="357"/>
              <w:jc w:val="center"/>
              <w:rPr>
                <w:sz w:val="22"/>
              </w:rPr>
            </w:pPr>
            <w:r w:rsidRPr="007E7BC2">
              <w:rPr>
                <w:sz w:val="22"/>
              </w:rPr>
              <w:t>0.0146</w:t>
            </w:r>
          </w:p>
        </w:tc>
      </w:tr>
      <w:tr w:rsidR="007E7BC2" w14:paraId="15F21AB4" w14:textId="77777777" w:rsidTr="007E7BC2">
        <w:trPr>
          <w:trHeight w:val="240"/>
        </w:trPr>
        <w:tc>
          <w:tcPr>
            <w:tcW w:w="1831" w:type="dxa"/>
          </w:tcPr>
          <w:p w14:paraId="42C14A5E"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0C4EE300" w14:textId="77777777" w:rsidR="007E7BC2" w:rsidRPr="007E7BC2" w:rsidRDefault="007E7BC2" w:rsidP="007E7BC2">
            <w:pPr>
              <w:spacing w:before="60" w:after="240"/>
              <w:ind w:left="357"/>
              <w:jc w:val="center"/>
              <w:rPr>
                <w:sz w:val="22"/>
              </w:rPr>
            </w:pPr>
            <w:r w:rsidRPr="007E7BC2">
              <w:rPr>
                <w:sz w:val="22"/>
              </w:rPr>
              <w:t>0.2519</w:t>
            </w:r>
          </w:p>
        </w:tc>
        <w:tc>
          <w:tcPr>
            <w:tcW w:w="2791" w:type="dxa"/>
          </w:tcPr>
          <w:p w14:paraId="49672B3A" w14:textId="77777777" w:rsidR="007E7BC2" w:rsidRPr="007E7BC2" w:rsidRDefault="007E7BC2" w:rsidP="007E7BC2">
            <w:pPr>
              <w:spacing w:before="60" w:after="240"/>
              <w:ind w:left="357"/>
              <w:jc w:val="center"/>
              <w:rPr>
                <w:sz w:val="22"/>
              </w:rPr>
            </w:pPr>
            <w:r w:rsidRPr="007E7BC2">
              <w:rPr>
                <w:sz w:val="22"/>
              </w:rPr>
              <w:t>0.0101</w:t>
            </w:r>
          </w:p>
        </w:tc>
      </w:tr>
      <w:tr w:rsidR="007E7BC2" w14:paraId="41FA7D04" w14:textId="77777777" w:rsidTr="007E7BC2">
        <w:trPr>
          <w:trHeight w:val="240"/>
        </w:trPr>
        <w:tc>
          <w:tcPr>
            <w:tcW w:w="1831" w:type="dxa"/>
          </w:tcPr>
          <w:p w14:paraId="03F71B93"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39E98203" w14:textId="77777777" w:rsidR="007E7BC2" w:rsidRPr="007E7BC2" w:rsidRDefault="007E7BC2" w:rsidP="007E7BC2">
            <w:pPr>
              <w:spacing w:before="60" w:after="240"/>
              <w:ind w:left="357"/>
              <w:jc w:val="center"/>
              <w:rPr>
                <w:sz w:val="22"/>
              </w:rPr>
            </w:pPr>
            <w:r w:rsidRPr="007E7BC2">
              <w:rPr>
                <w:sz w:val="22"/>
              </w:rPr>
              <w:t>0.2540</w:t>
            </w:r>
          </w:p>
        </w:tc>
        <w:tc>
          <w:tcPr>
            <w:tcW w:w="2791" w:type="dxa"/>
          </w:tcPr>
          <w:p w14:paraId="4E2D7BFD" w14:textId="77777777" w:rsidR="007E7BC2" w:rsidRPr="007E7BC2" w:rsidRDefault="007E7BC2" w:rsidP="007E7BC2">
            <w:pPr>
              <w:spacing w:before="60" w:after="240"/>
              <w:ind w:left="357"/>
              <w:jc w:val="center"/>
              <w:rPr>
                <w:sz w:val="22"/>
              </w:rPr>
            </w:pPr>
            <w:r w:rsidRPr="007E7BC2">
              <w:rPr>
                <w:sz w:val="22"/>
              </w:rPr>
              <w:t>0.0139</w:t>
            </w:r>
          </w:p>
        </w:tc>
      </w:tr>
      <w:tr w:rsidR="007E7BC2" w14:paraId="060A7F14" w14:textId="77777777" w:rsidTr="007E7BC2">
        <w:trPr>
          <w:trHeight w:val="226"/>
        </w:trPr>
        <w:tc>
          <w:tcPr>
            <w:tcW w:w="1831" w:type="dxa"/>
          </w:tcPr>
          <w:p w14:paraId="419ACFB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6B1F10A4" w14:textId="77777777" w:rsidR="007E7BC2" w:rsidRPr="007E7BC2" w:rsidRDefault="007E7BC2" w:rsidP="007E7BC2">
            <w:pPr>
              <w:spacing w:before="60" w:after="240"/>
              <w:ind w:left="357"/>
              <w:jc w:val="center"/>
              <w:rPr>
                <w:sz w:val="22"/>
              </w:rPr>
            </w:pPr>
            <w:r w:rsidRPr="007E7BC2">
              <w:rPr>
                <w:sz w:val="22"/>
              </w:rPr>
              <w:t>0.2534</w:t>
            </w:r>
          </w:p>
        </w:tc>
        <w:tc>
          <w:tcPr>
            <w:tcW w:w="2791" w:type="dxa"/>
          </w:tcPr>
          <w:p w14:paraId="21CE6522" w14:textId="77777777" w:rsidR="007E7BC2" w:rsidRPr="007E7BC2" w:rsidRDefault="007E7BC2" w:rsidP="007E7BC2">
            <w:pPr>
              <w:spacing w:before="60" w:after="240"/>
              <w:ind w:left="357"/>
              <w:jc w:val="center"/>
              <w:rPr>
                <w:sz w:val="22"/>
              </w:rPr>
            </w:pPr>
            <w:r w:rsidRPr="007E7BC2">
              <w:rPr>
                <w:sz w:val="22"/>
              </w:rPr>
              <w:t>0.0161</w:t>
            </w:r>
          </w:p>
        </w:tc>
      </w:tr>
      <w:tr w:rsidR="007E7BC2" w14:paraId="7276C0D8" w14:textId="77777777" w:rsidTr="007E7BC2">
        <w:trPr>
          <w:trHeight w:val="240"/>
        </w:trPr>
        <w:tc>
          <w:tcPr>
            <w:tcW w:w="1831" w:type="dxa"/>
          </w:tcPr>
          <w:p w14:paraId="5BB9DECE"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04A57C0D"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5B94B1D3" w14:textId="77777777" w:rsidR="007E7BC2" w:rsidRPr="007E7BC2" w:rsidRDefault="007E7BC2" w:rsidP="007E7BC2">
            <w:pPr>
              <w:spacing w:before="60" w:after="240"/>
              <w:ind w:left="357"/>
              <w:jc w:val="center"/>
              <w:rPr>
                <w:sz w:val="22"/>
              </w:rPr>
            </w:pPr>
            <w:r w:rsidRPr="007E7BC2">
              <w:rPr>
                <w:sz w:val="22"/>
              </w:rPr>
              <w:t>0.0133</w:t>
            </w:r>
          </w:p>
        </w:tc>
      </w:tr>
      <w:tr w:rsidR="007E7BC2" w14:paraId="008D13D7" w14:textId="77777777" w:rsidTr="007E7BC2">
        <w:trPr>
          <w:trHeight w:val="226"/>
        </w:trPr>
        <w:tc>
          <w:tcPr>
            <w:tcW w:w="1831" w:type="dxa"/>
          </w:tcPr>
          <w:p w14:paraId="50D10C76"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7ED7FD94" w14:textId="77777777" w:rsidR="007E7BC2" w:rsidRPr="007E7BC2" w:rsidRDefault="007E7BC2" w:rsidP="007E7BC2">
            <w:pPr>
              <w:spacing w:before="60" w:after="240"/>
              <w:ind w:left="357"/>
              <w:jc w:val="center"/>
              <w:rPr>
                <w:sz w:val="22"/>
              </w:rPr>
            </w:pPr>
            <w:r w:rsidRPr="007E7BC2">
              <w:rPr>
                <w:sz w:val="22"/>
              </w:rPr>
              <w:t>0.2537</w:t>
            </w:r>
          </w:p>
        </w:tc>
        <w:tc>
          <w:tcPr>
            <w:tcW w:w="2791" w:type="dxa"/>
          </w:tcPr>
          <w:p w14:paraId="3F281A7D" w14:textId="77777777" w:rsidR="007E7BC2" w:rsidRPr="007E7BC2" w:rsidRDefault="007E7BC2" w:rsidP="007E7BC2">
            <w:pPr>
              <w:spacing w:before="60" w:after="240"/>
              <w:ind w:left="357"/>
              <w:jc w:val="center"/>
              <w:rPr>
                <w:sz w:val="22"/>
              </w:rPr>
            </w:pPr>
            <w:r w:rsidRPr="007E7BC2">
              <w:rPr>
                <w:sz w:val="22"/>
              </w:rPr>
              <w:t>0.0195</w:t>
            </w:r>
          </w:p>
        </w:tc>
      </w:tr>
      <w:tr w:rsidR="007E7BC2" w14:paraId="34A71C27" w14:textId="77777777" w:rsidTr="007E7BC2">
        <w:trPr>
          <w:trHeight w:val="226"/>
        </w:trPr>
        <w:tc>
          <w:tcPr>
            <w:tcW w:w="1831" w:type="dxa"/>
          </w:tcPr>
          <w:p w14:paraId="3F3EDE32"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69DEFBC1" w14:textId="77777777" w:rsidR="007E7BC2" w:rsidRPr="007E7BC2" w:rsidRDefault="007E7BC2" w:rsidP="007E7BC2">
            <w:pPr>
              <w:spacing w:before="60" w:after="240"/>
              <w:ind w:left="357"/>
              <w:jc w:val="center"/>
              <w:rPr>
                <w:sz w:val="22"/>
              </w:rPr>
            </w:pPr>
            <w:r w:rsidRPr="007E7BC2">
              <w:rPr>
                <w:sz w:val="22"/>
              </w:rPr>
              <w:t>0.2515</w:t>
            </w:r>
          </w:p>
        </w:tc>
        <w:tc>
          <w:tcPr>
            <w:tcW w:w="2791" w:type="dxa"/>
          </w:tcPr>
          <w:p w14:paraId="2A6D0D61" w14:textId="77777777" w:rsidR="007E7BC2" w:rsidRPr="007E7BC2" w:rsidRDefault="007E7BC2" w:rsidP="007E7BC2">
            <w:pPr>
              <w:keepNext/>
              <w:spacing w:before="60" w:after="240"/>
              <w:ind w:left="357"/>
              <w:jc w:val="center"/>
              <w:rPr>
                <w:sz w:val="22"/>
              </w:rPr>
            </w:pPr>
            <w:r w:rsidRPr="007E7BC2">
              <w:rPr>
                <w:sz w:val="22"/>
              </w:rPr>
              <w:t>0.0165</w:t>
            </w:r>
          </w:p>
        </w:tc>
      </w:tr>
    </w:tbl>
    <w:p w14:paraId="09EFDCD0" w14:textId="18EB1216" w:rsidR="007E7BC2" w:rsidRDefault="007E7BC2" w:rsidP="007E7BC2">
      <w:pPr>
        <w:pStyle w:val="Epgrafe"/>
        <w:spacing w:after="0"/>
        <w:ind w:left="357"/>
      </w:pPr>
      <w:bookmarkStart w:id="336" w:name="_Ref485647056"/>
      <w:bookmarkStart w:id="337" w:name="_Ref485647034"/>
      <w:bookmarkStart w:id="338" w:name="_Toc486016077"/>
      <w:r>
        <w:t xml:space="preserve">Tabla </w:t>
      </w:r>
      <w:fldSimple w:instr=" STYLEREF 1 \s ">
        <w:r w:rsidR="00325219">
          <w:rPr>
            <w:noProof/>
          </w:rPr>
          <w:t>5</w:t>
        </w:r>
      </w:fldSimple>
      <w:r>
        <w:noBreakHyphen/>
      </w:r>
      <w:fldSimple w:instr=" SEQ Tabla \* ARABIC \s 1 ">
        <w:r w:rsidR="00325219">
          <w:rPr>
            <w:noProof/>
          </w:rPr>
          <w:t>1</w:t>
        </w:r>
      </w:fldSimple>
      <w:bookmarkEnd w:id="336"/>
      <w:r>
        <w:t>: Comparativa de tasa de error frente a profundidad</w:t>
      </w:r>
      <w:bookmarkEnd w:id="337"/>
      <w:bookmarkEnd w:id="338"/>
    </w:p>
    <w:p w14:paraId="51F6C678" w14:textId="77777777" w:rsidR="007E7BC2" w:rsidRDefault="007E7BC2" w:rsidP="007E7BC2">
      <w:pPr>
        <w:ind w:left="624"/>
      </w:pPr>
    </w:p>
    <w:p w14:paraId="0328B833" w14:textId="71208722" w:rsidR="007E7BC2" w:rsidRDefault="007E7BC2" w:rsidP="007E7BC2">
      <w:pPr>
        <w:ind w:left="624"/>
      </w:pPr>
      <w:r>
        <w:t>Como se puede observar en los resultados a medida que se va aumentando la profundidad máxima del árbol la</w:t>
      </w:r>
      <w:r w:rsidR="00285091">
        <w:t xml:space="preserve"> </w:t>
      </w:r>
      <w:r>
        <w:t>tasa de error se sigue manteniendo casi igual. Para una profundidad máxima de 12, es decir, 4.096 nodos como máximo por tratarse de un árbol binario, se ha generado la matriz de confusión de la</w:t>
      </w:r>
      <w:r w:rsidR="00285091">
        <w:t xml:space="preserve"> </w:t>
      </w:r>
      <w:r w:rsidR="00D20C80">
        <w:t xml:space="preserve"> </w:t>
      </w:r>
      <w:r w:rsidR="00D20C80">
        <w:fldChar w:fldCharType="begin"/>
      </w:r>
      <w:r w:rsidR="00D20C80">
        <w:instrText xml:space="preserve"> REF _Ref485746030 \h </w:instrText>
      </w:r>
      <w:r w:rsidR="00D20C80">
        <w:fldChar w:fldCharType="separate"/>
      </w:r>
      <w:r w:rsidR="00325219">
        <w:t xml:space="preserve">Figura </w:t>
      </w:r>
      <w:r w:rsidR="00325219">
        <w:rPr>
          <w:noProof/>
        </w:rPr>
        <w:t>5</w:t>
      </w:r>
      <w:r w:rsidR="00325219">
        <w:noBreakHyphen/>
      </w:r>
      <w:r w:rsidR="00325219">
        <w:rPr>
          <w:noProof/>
        </w:rPr>
        <w:t>2</w:t>
      </w:r>
      <w:r w:rsidR="00D20C80">
        <w:fldChar w:fldCharType="end"/>
      </w:r>
      <w:r>
        <w:t>:</w:t>
      </w:r>
    </w:p>
    <w:p w14:paraId="4C2F1E65" w14:textId="77777777" w:rsidR="007E7BC2" w:rsidRDefault="007E7BC2" w:rsidP="007E7BC2">
      <w:pPr>
        <w:ind w:left="357"/>
      </w:pPr>
    </w:p>
    <w:p w14:paraId="46ADE66E" w14:textId="3AA980EA" w:rsidR="007E7BC2" w:rsidRDefault="008D1426" w:rsidP="007E7BC2">
      <w:pPr>
        <w:keepNext/>
        <w:ind w:left="357"/>
        <w:jc w:val="center"/>
      </w:pPr>
      <w:r w:rsidRPr="00FB2127">
        <w:rPr>
          <w:noProof/>
          <w:lang w:eastAsia="ja-JP"/>
        </w:rPr>
        <w:drawing>
          <wp:inline distT="0" distB="0" distL="0" distR="0" wp14:anchorId="67E0BAB2" wp14:editId="2C224B24">
            <wp:extent cx="2989580" cy="787400"/>
            <wp:effectExtent l="0" t="0" r="1270" b="0"/>
            <wp:docPr id="29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9580" cy="787400"/>
                    </a:xfrm>
                    <a:prstGeom prst="rect">
                      <a:avLst/>
                    </a:prstGeom>
                    <a:noFill/>
                    <a:ln>
                      <a:noFill/>
                    </a:ln>
                  </pic:spPr>
                </pic:pic>
              </a:graphicData>
            </a:graphic>
          </wp:inline>
        </w:drawing>
      </w:r>
    </w:p>
    <w:p w14:paraId="186DDD5C" w14:textId="3530DB00" w:rsidR="007E7BC2" w:rsidRDefault="007E7BC2" w:rsidP="007E7BC2">
      <w:pPr>
        <w:pStyle w:val="Epgrafe"/>
        <w:spacing w:after="0"/>
        <w:ind w:left="357"/>
      </w:pPr>
      <w:bookmarkStart w:id="339" w:name="_Ref485746030"/>
      <w:bookmarkStart w:id="340" w:name="_Ref485803592"/>
      <w:bookmarkStart w:id="341" w:name="_Toc486016029"/>
      <w:r>
        <w:t xml:space="preserve">Figura </w:t>
      </w:r>
      <w:fldSimple w:instr=" STYLEREF 1 \s ">
        <w:r w:rsidR="00325219">
          <w:rPr>
            <w:noProof/>
          </w:rPr>
          <w:t>5</w:t>
        </w:r>
      </w:fldSimple>
      <w:r w:rsidR="0042492B">
        <w:noBreakHyphen/>
      </w:r>
      <w:fldSimple w:instr=" SEQ Figura \* ARABIC \s 1 ">
        <w:r w:rsidR="00325219">
          <w:rPr>
            <w:noProof/>
          </w:rPr>
          <w:t>2</w:t>
        </w:r>
      </w:fldSimple>
      <w:bookmarkEnd w:id="339"/>
      <w:r>
        <w:t>: Matriz de Confusión de Árbol de Decisión</w:t>
      </w:r>
      <w:bookmarkEnd w:id="340"/>
      <w:bookmarkEnd w:id="341"/>
    </w:p>
    <w:p w14:paraId="49D1CC44" w14:textId="77777777" w:rsidR="007E7BC2" w:rsidRDefault="007E7BC2" w:rsidP="007E7BC2">
      <w:pPr>
        <w:ind w:left="624"/>
      </w:pPr>
    </w:p>
    <w:p w14:paraId="10962F3D" w14:textId="77777777" w:rsidR="007E7BC2" w:rsidRPr="00E13DD8" w:rsidRDefault="007E7BC2" w:rsidP="007E7BC2">
      <w:pPr>
        <w:ind w:left="624"/>
      </w:pPr>
      <w:r>
        <w:t xml:space="preserve">Como se aprecia en la matriz, aunque la </w:t>
      </w:r>
      <w:r w:rsidRPr="00BB1188">
        <w:rPr>
          <w:i/>
        </w:rPr>
        <w:t>exactitud</w:t>
      </w:r>
      <w:r>
        <w:t xml:space="preserve"> sea casi el 75%, la </w:t>
      </w:r>
      <w:r w:rsidRPr="00BB1188">
        <w:rPr>
          <w:i/>
        </w:rPr>
        <w:t>precisión</w:t>
      </w:r>
      <w:r>
        <w:t xml:space="preserve"> (p) y la </w:t>
      </w:r>
      <w:r w:rsidRPr="00BB1188">
        <w:rPr>
          <w:i/>
        </w:rPr>
        <w:t>exhaustividad</w:t>
      </w:r>
      <w:r>
        <w:t xml:space="preserve"> (r) con respecto a la clase de odio toma los siguientes valores:</w:t>
      </w:r>
    </w:p>
    <w:p w14:paraId="6C9EE52A" w14:textId="336EFA21" w:rsidR="007E7BC2" w:rsidRDefault="008D1426" w:rsidP="007E7BC2">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6CA6A54" w14:textId="77777777" w:rsidR="007E7BC2" w:rsidRDefault="007E7BC2" w:rsidP="007E7BC2">
      <w:pPr>
        <w:ind w:left="624"/>
        <w:jc w:val="left"/>
      </w:pPr>
      <w:r>
        <w:t xml:space="preserve">Se puede observar que la </w:t>
      </w:r>
      <w:r w:rsidRPr="00BB1188">
        <w:rPr>
          <w:i/>
        </w:rPr>
        <w:t>exhaustividad</w:t>
      </w:r>
      <w:r>
        <w:t xml:space="preserve"> es muy baja ya que se nos escapan muchos tuits que realmente sí que son de odio, la</w:t>
      </w:r>
      <w:r w:rsidR="00285091">
        <w:t xml:space="preserve"> </w:t>
      </w:r>
      <w:r w:rsidRPr="007565F6">
        <w:rPr>
          <w:i/>
        </w:rPr>
        <w:t>precisión</w:t>
      </w:r>
      <w:r>
        <w:t xml:space="preserve"> también parce mejorable. Además, si clasificáramos todos los tuits – erróneamente - como de no </w:t>
      </w:r>
      <w:r>
        <w:lastRenderedPageBreak/>
        <w:t>odio obtendríamos un 72,78% de exactitud por lo que 75% no se puede considerar un buen resultado.</w:t>
      </w:r>
    </w:p>
    <w:p w14:paraId="3E5DEBE9" w14:textId="05C97742" w:rsidR="007E7BC2" w:rsidRDefault="007E7BC2" w:rsidP="007E7BC2">
      <w:pPr>
        <w:ind w:left="624"/>
        <w:jc w:val="left"/>
      </w:pPr>
      <w:r>
        <w:t>A continuación (</w:t>
      </w:r>
      <w:r>
        <w:fldChar w:fldCharType="begin"/>
      </w:r>
      <w:r>
        <w:instrText xml:space="preserve"> REF _Ref485646896 \h </w:instrText>
      </w:r>
      <w:r>
        <w:fldChar w:fldCharType="separate"/>
      </w:r>
      <w:r w:rsidR="00325219">
        <w:t xml:space="preserve">Figura </w:t>
      </w:r>
      <w:r w:rsidR="00325219">
        <w:rPr>
          <w:noProof/>
        </w:rPr>
        <w:t>5</w:t>
      </w:r>
      <w:r w:rsidR="00325219">
        <w:noBreakHyphen/>
      </w:r>
      <w:r w:rsidR="00325219">
        <w:rPr>
          <w:noProof/>
        </w:rPr>
        <w:t>3</w:t>
      </w:r>
      <w:r>
        <w:fldChar w:fldCharType="end"/>
      </w:r>
      <w:r>
        <w:t>), se muestra una instantánea de los primeros nodos del árbol de decisión (los que aportan mayor ganancia de información):</w:t>
      </w:r>
    </w:p>
    <w:p w14:paraId="343029DA" w14:textId="329207CF" w:rsidR="007E7BC2" w:rsidRDefault="008D1426" w:rsidP="007E7BC2">
      <w:pPr>
        <w:keepNext/>
        <w:ind w:left="357"/>
        <w:jc w:val="center"/>
      </w:pPr>
      <w:r w:rsidRPr="00FB2127">
        <w:rPr>
          <w:noProof/>
          <w:lang w:eastAsia="ja-JP"/>
        </w:rPr>
        <w:drawing>
          <wp:inline distT="0" distB="0" distL="0" distR="0" wp14:anchorId="646F0027" wp14:editId="1FE51637">
            <wp:extent cx="5208270" cy="2186305"/>
            <wp:effectExtent l="0" t="0" r="0" b="4445"/>
            <wp:docPr id="296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8270" cy="2186305"/>
                    </a:xfrm>
                    <a:prstGeom prst="rect">
                      <a:avLst/>
                    </a:prstGeom>
                    <a:noFill/>
                    <a:ln>
                      <a:noFill/>
                    </a:ln>
                  </pic:spPr>
                </pic:pic>
              </a:graphicData>
            </a:graphic>
          </wp:inline>
        </w:drawing>
      </w:r>
    </w:p>
    <w:p w14:paraId="36C272BA" w14:textId="5EBA7227" w:rsidR="007E7BC2" w:rsidRDefault="007E7BC2" w:rsidP="007E7BC2">
      <w:pPr>
        <w:pStyle w:val="Epgrafe"/>
        <w:spacing w:after="0"/>
        <w:ind w:left="357"/>
      </w:pPr>
      <w:bookmarkStart w:id="342" w:name="_Ref485646896"/>
      <w:bookmarkStart w:id="343" w:name="_Ref485646891"/>
      <w:bookmarkStart w:id="344" w:name="_Toc486016030"/>
      <w:r>
        <w:t xml:space="preserve">Figura </w:t>
      </w:r>
      <w:fldSimple w:instr=" STYLEREF 1 \s ">
        <w:r w:rsidR="00325219">
          <w:rPr>
            <w:noProof/>
          </w:rPr>
          <w:t>5</w:t>
        </w:r>
      </w:fldSimple>
      <w:r w:rsidR="0042492B">
        <w:noBreakHyphen/>
      </w:r>
      <w:fldSimple w:instr=" SEQ Figura \* ARABIC \s 1 ">
        <w:r w:rsidR="00325219">
          <w:rPr>
            <w:noProof/>
          </w:rPr>
          <w:t>3</w:t>
        </w:r>
      </w:fldSimple>
      <w:bookmarkEnd w:id="342"/>
      <w:r>
        <w:t>: Árbol de Decisión generado</w:t>
      </w:r>
      <w:bookmarkEnd w:id="343"/>
      <w:bookmarkEnd w:id="344"/>
    </w:p>
    <w:p w14:paraId="5CB81DF0" w14:textId="6FE1CC2A" w:rsidR="007E7BC2" w:rsidRDefault="007E7BC2" w:rsidP="007E7BC2">
      <w:pPr>
        <w:ind w:left="624"/>
      </w:pPr>
      <w:r>
        <w:t xml:space="preserve">En la </w:t>
      </w:r>
      <w:r>
        <w:fldChar w:fldCharType="begin"/>
      </w:r>
      <w:r>
        <w:instrText xml:space="preserve"> REF _Ref485646896 \h </w:instrText>
      </w:r>
      <w:r>
        <w:fldChar w:fldCharType="separate"/>
      </w:r>
      <w:r w:rsidR="00325219">
        <w:t xml:space="preserve">Figura </w:t>
      </w:r>
      <w:r w:rsidR="00325219">
        <w:rPr>
          <w:noProof/>
        </w:rPr>
        <w:t>5</w:t>
      </w:r>
      <w:r w:rsidR="00325219">
        <w:noBreakHyphen/>
      </w:r>
      <w:r w:rsidR="00325219">
        <w:rPr>
          <w:noProof/>
        </w:rPr>
        <w:t>3</w:t>
      </w:r>
      <w:r>
        <w:fldChar w:fldCharType="end"/>
      </w:r>
      <w:r w:rsidR="00611C6A">
        <w:t xml:space="preserve"> </w:t>
      </w:r>
      <w:r>
        <w:t>se pueden observar algunas reglas generadas por el árbol de decisión que pueden interpretarse con sentido, p.e: si aparece la palabra “</w:t>
      </w:r>
      <w:r w:rsidRPr="00304F78">
        <w:rPr>
          <w:i/>
        </w:rPr>
        <w:t>mierda</w:t>
      </w:r>
      <w:r>
        <w:t>” y “</w:t>
      </w:r>
      <w:r w:rsidRPr="00304F78">
        <w:rPr>
          <w:i/>
        </w:rPr>
        <w:t>subnormal</w:t>
      </w:r>
      <w:r>
        <w:t>” se puede considerar que el tuit pertenece a la clase de odio, si aparece la palabra “</w:t>
      </w:r>
      <w:r w:rsidRPr="00304F78">
        <w:rPr>
          <w:i/>
        </w:rPr>
        <w:t>mierda</w:t>
      </w:r>
      <w:r>
        <w:t>”, pero no “</w:t>
      </w:r>
      <w:r w:rsidRPr="00304F78">
        <w:rPr>
          <w:i/>
        </w:rPr>
        <w:t>subnormal</w:t>
      </w:r>
      <w:r>
        <w:t>”, pero sí “</w:t>
      </w:r>
      <w:r w:rsidRPr="00304F78">
        <w:rPr>
          <w:i/>
        </w:rPr>
        <w:t>político</w:t>
      </w:r>
      <w:r>
        <w:t>”, el tuit no se considerará de odio y finalmente, si no aparece “</w:t>
      </w:r>
      <w:r w:rsidRPr="00304F78">
        <w:rPr>
          <w:i/>
        </w:rPr>
        <w:t>mierda</w:t>
      </w:r>
      <w:r>
        <w:t>”, si aparece “</w:t>
      </w:r>
      <w:r w:rsidRPr="00304F78">
        <w:rPr>
          <w:i/>
        </w:rPr>
        <w:t>puto</w:t>
      </w:r>
      <w:r>
        <w:t>” y sí aparece “</w:t>
      </w:r>
      <w:r w:rsidRPr="00304F78">
        <w:rPr>
          <w:u w:val="single"/>
        </w:rPr>
        <w:t>eres</w:t>
      </w:r>
      <w:r>
        <w:t>” el tuit es considerado de odio.</w:t>
      </w:r>
    </w:p>
    <w:p w14:paraId="1E616E42" w14:textId="77777777" w:rsidR="007E7BC2" w:rsidRPr="000C57EF" w:rsidRDefault="007E7BC2" w:rsidP="00131CE6">
      <w:pPr>
        <w:pStyle w:val="Ttulo4"/>
      </w:pPr>
      <w:r w:rsidRPr="00210F19">
        <w:t>Resultado</w:t>
      </w:r>
      <w:r w:rsidRPr="009178EF">
        <w:rPr>
          <w:lang w:val="es-ES"/>
        </w:rPr>
        <w:t xml:space="preserve"> utilizando</w:t>
      </w:r>
      <w:r w:rsidRPr="00210F19">
        <w:t xml:space="preserve"> bigramas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790"/>
        <w:gridCol w:w="2791"/>
      </w:tblGrid>
      <w:tr w:rsidR="007E7BC2" w14:paraId="4F36024C" w14:textId="77777777" w:rsidTr="007E7BC2">
        <w:trPr>
          <w:trHeight w:val="466"/>
        </w:trPr>
        <w:tc>
          <w:tcPr>
            <w:tcW w:w="2086" w:type="dxa"/>
          </w:tcPr>
          <w:p w14:paraId="1ACFAD4D"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C3815DA" w14:textId="603ED8D0"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p w14:paraId="7EAB0C7B" w14:textId="77777777" w:rsidR="007E7BC2" w:rsidRPr="007E7BC2" w:rsidRDefault="007E7BC2" w:rsidP="007E7BC2">
            <w:pPr>
              <w:spacing w:before="60" w:after="240"/>
              <w:ind w:left="357"/>
              <w:jc w:val="center"/>
              <w:rPr>
                <w:sz w:val="22"/>
              </w:rPr>
            </w:pPr>
          </w:p>
        </w:tc>
        <w:tc>
          <w:tcPr>
            <w:tcW w:w="2791" w:type="dxa"/>
          </w:tcPr>
          <w:p w14:paraId="030AC50C"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5A8BEE42" w14:textId="77777777" w:rsidTr="007E7BC2">
        <w:trPr>
          <w:trHeight w:val="240"/>
        </w:trPr>
        <w:tc>
          <w:tcPr>
            <w:tcW w:w="2086" w:type="dxa"/>
          </w:tcPr>
          <w:p w14:paraId="66030C81"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1E039B1D" w14:textId="77777777" w:rsidR="007E7BC2" w:rsidRPr="007E7BC2" w:rsidRDefault="007E7BC2" w:rsidP="007E7BC2">
            <w:pPr>
              <w:spacing w:before="60" w:after="240"/>
              <w:ind w:left="357"/>
              <w:jc w:val="center"/>
              <w:rPr>
                <w:sz w:val="22"/>
              </w:rPr>
            </w:pPr>
            <w:r w:rsidRPr="007E7BC2">
              <w:rPr>
                <w:sz w:val="22"/>
              </w:rPr>
              <w:t>0.2506</w:t>
            </w:r>
          </w:p>
        </w:tc>
        <w:tc>
          <w:tcPr>
            <w:tcW w:w="2791" w:type="dxa"/>
          </w:tcPr>
          <w:p w14:paraId="0B6270BE" w14:textId="77777777" w:rsidR="007E7BC2" w:rsidRPr="007E7BC2" w:rsidRDefault="007E7BC2" w:rsidP="007E7BC2">
            <w:pPr>
              <w:spacing w:before="60" w:after="240"/>
              <w:ind w:left="357"/>
              <w:jc w:val="center"/>
              <w:rPr>
                <w:sz w:val="22"/>
              </w:rPr>
            </w:pPr>
            <w:r w:rsidRPr="007E7BC2">
              <w:rPr>
                <w:sz w:val="22"/>
              </w:rPr>
              <w:t>0.0118</w:t>
            </w:r>
          </w:p>
        </w:tc>
      </w:tr>
      <w:tr w:rsidR="007E7BC2" w14:paraId="452235A6" w14:textId="77777777" w:rsidTr="007E7BC2">
        <w:trPr>
          <w:trHeight w:val="226"/>
        </w:trPr>
        <w:tc>
          <w:tcPr>
            <w:tcW w:w="2086" w:type="dxa"/>
          </w:tcPr>
          <w:p w14:paraId="45402D86"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4A1F3576"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A52CA28" w14:textId="77777777" w:rsidR="007E7BC2" w:rsidRPr="007E7BC2" w:rsidRDefault="007E7BC2" w:rsidP="007E7BC2">
            <w:pPr>
              <w:spacing w:before="60" w:after="240"/>
              <w:ind w:left="357"/>
              <w:jc w:val="center"/>
              <w:rPr>
                <w:sz w:val="22"/>
              </w:rPr>
            </w:pPr>
            <w:r w:rsidRPr="007E7BC2">
              <w:rPr>
                <w:sz w:val="22"/>
              </w:rPr>
              <w:t>0.0126</w:t>
            </w:r>
          </w:p>
        </w:tc>
      </w:tr>
      <w:tr w:rsidR="007E7BC2" w14:paraId="188D2F03" w14:textId="77777777" w:rsidTr="007E7BC2">
        <w:trPr>
          <w:trHeight w:val="240"/>
        </w:trPr>
        <w:tc>
          <w:tcPr>
            <w:tcW w:w="2086" w:type="dxa"/>
          </w:tcPr>
          <w:p w14:paraId="4C710855"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2759755B"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DF7DAAF" w14:textId="77777777" w:rsidR="007E7BC2" w:rsidRPr="007E7BC2" w:rsidRDefault="007E7BC2" w:rsidP="007E7BC2">
            <w:pPr>
              <w:spacing w:before="60" w:after="240"/>
              <w:ind w:left="357"/>
              <w:jc w:val="center"/>
              <w:rPr>
                <w:sz w:val="22"/>
              </w:rPr>
            </w:pPr>
            <w:r w:rsidRPr="007E7BC2">
              <w:rPr>
                <w:sz w:val="22"/>
              </w:rPr>
              <w:t>0.0108</w:t>
            </w:r>
          </w:p>
        </w:tc>
      </w:tr>
      <w:tr w:rsidR="007E7BC2" w14:paraId="1701D4BA" w14:textId="77777777" w:rsidTr="007E7BC2">
        <w:trPr>
          <w:trHeight w:val="240"/>
        </w:trPr>
        <w:tc>
          <w:tcPr>
            <w:tcW w:w="2086" w:type="dxa"/>
          </w:tcPr>
          <w:p w14:paraId="7B514BD8"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78D7A1CA" w14:textId="77777777" w:rsidR="007E7BC2" w:rsidRPr="007E7BC2" w:rsidRDefault="007E7BC2" w:rsidP="007E7BC2">
            <w:pPr>
              <w:spacing w:before="60" w:after="240"/>
              <w:ind w:left="357"/>
              <w:jc w:val="center"/>
              <w:rPr>
                <w:sz w:val="22"/>
              </w:rPr>
            </w:pPr>
            <w:r w:rsidRPr="007E7BC2">
              <w:rPr>
                <w:sz w:val="22"/>
              </w:rPr>
              <w:t>0.2503</w:t>
            </w:r>
          </w:p>
        </w:tc>
        <w:tc>
          <w:tcPr>
            <w:tcW w:w="2791" w:type="dxa"/>
          </w:tcPr>
          <w:p w14:paraId="0366BA32" w14:textId="77777777" w:rsidR="007E7BC2" w:rsidRPr="007E7BC2" w:rsidRDefault="007E7BC2" w:rsidP="007E7BC2">
            <w:pPr>
              <w:spacing w:before="60" w:after="240"/>
              <w:ind w:left="357"/>
              <w:jc w:val="center"/>
              <w:rPr>
                <w:sz w:val="22"/>
              </w:rPr>
            </w:pPr>
            <w:r w:rsidRPr="007E7BC2">
              <w:rPr>
                <w:sz w:val="22"/>
              </w:rPr>
              <w:t>0.0085</w:t>
            </w:r>
          </w:p>
        </w:tc>
      </w:tr>
      <w:tr w:rsidR="007E7BC2" w14:paraId="2C3BD3B9" w14:textId="77777777" w:rsidTr="007E7BC2">
        <w:trPr>
          <w:trHeight w:val="226"/>
        </w:trPr>
        <w:tc>
          <w:tcPr>
            <w:tcW w:w="2086" w:type="dxa"/>
          </w:tcPr>
          <w:p w14:paraId="3C4A9EC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15B98BB7"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0A319C0A" w14:textId="77777777" w:rsidR="007E7BC2" w:rsidRPr="007E7BC2" w:rsidRDefault="007E7BC2" w:rsidP="007E7BC2">
            <w:pPr>
              <w:spacing w:before="60" w:after="240"/>
              <w:ind w:left="357"/>
              <w:jc w:val="center"/>
              <w:rPr>
                <w:sz w:val="22"/>
              </w:rPr>
            </w:pPr>
            <w:r w:rsidRPr="007E7BC2">
              <w:rPr>
                <w:sz w:val="22"/>
              </w:rPr>
              <w:t>0.0130</w:t>
            </w:r>
          </w:p>
        </w:tc>
      </w:tr>
      <w:tr w:rsidR="007E7BC2" w14:paraId="75F9D878" w14:textId="77777777" w:rsidTr="007E7BC2">
        <w:trPr>
          <w:trHeight w:val="240"/>
        </w:trPr>
        <w:tc>
          <w:tcPr>
            <w:tcW w:w="2086" w:type="dxa"/>
          </w:tcPr>
          <w:p w14:paraId="0E361A81"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4CA3867A" w14:textId="292C6659" w:rsidR="007E7BC2" w:rsidRPr="007E7BC2" w:rsidRDefault="00294A34" w:rsidP="007E7BC2">
            <w:pPr>
              <w:spacing w:before="60" w:after="240"/>
              <w:ind w:left="357"/>
              <w:jc w:val="center"/>
              <w:rPr>
                <w:sz w:val="22"/>
              </w:rPr>
            </w:pPr>
            <w:r>
              <w:rPr>
                <w:sz w:val="22"/>
              </w:rPr>
              <w:t>0.255</w:t>
            </w:r>
            <w:r w:rsidRPr="007E7BC2">
              <w:rPr>
                <w:sz w:val="22"/>
              </w:rPr>
              <w:t>5</w:t>
            </w:r>
          </w:p>
        </w:tc>
        <w:tc>
          <w:tcPr>
            <w:tcW w:w="2791" w:type="dxa"/>
          </w:tcPr>
          <w:p w14:paraId="386AD854" w14:textId="165AD093" w:rsidR="007E7BC2" w:rsidRPr="007E7BC2" w:rsidRDefault="00294A34" w:rsidP="007E7BC2">
            <w:pPr>
              <w:spacing w:before="60" w:after="240"/>
              <w:ind w:left="357"/>
              <w:jc w:val="center"/>
              <w:rPr>
                <w:sz w:val="22"/>
              </w:rPr>
            </w:pPr>
            <w:r>
              <w:rPr>
                <w:sz w:val="22"/>
              </w:rPr>
              <w:t>0.0113</w:t>
            </w:r>
          </w:p>
        </w:tc>
      </w:tr>
      <w:tr w:rsidR="007E7BC2" w14:paraId="1E12178C" w14:textId="77777777" w:rsidTr="007E7BC2">
        <w:trPr>
          <w:trHeight w:val="226"/>
        </w:trPr>
        <w:tc>
          <w:tcPr>
            <w:tcW w:w="2086" w:type="dxa"/>
          </w:tcPr>
          <w:p w14:paraId="0CF25827"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482C7AA7" w14:textId="752BA38A" w:rsidR="007E7BC2" w:rsidRPr="007E7BC2" w:rsidRDefault="00294A34" w:rsidP="007E7BC2">
            <w:pPr>
              <w:spacing w:before="60" w:after="240"/>
              <w:ind w:left="357"/>
              <w:jc w:val="center"/>
              <w:rPr>
                <w:sz w:val="22"/>
              </w:rPr>
            </w:pPr>
            <w:r>
              <w:rPr>
                <w:sz w:val="22"/>
              </w:rPr>
              <w:t>0.25</w:t>
            </w:r>
            <w:r w:rsidRPr="007E7BC2">
              <w:rPr>
                <w:sz w:val="22"/>
              </w:rPr>
              <w:t>85</w:t>
            </w:r>
          </w:p>
        </w:tc>
        <w:tc>
          <w:tcPr>
            <w:tcW w:w="2791" w:type="dxa"/>
          </w:tcPr>
          <w:p w14:paraId="6D6A3221" w14:textId="03E3680B" w:rsidR="007E7BC2" w:rsidRPr="007E7BC2" w:rsidRDefault="00294A34" w:rsidP="007E7BC2">
            <w:pPr>
              <w:spacing w:before="60" w:after="240"/>
              <w:ind w:left="357"/>
              <w:jc w:val="center"/>
              <w:rPr>
                <w:sz w:val="22"/>
              </w:rPr>
            </w:pPr>
            <w:r>
              <w:rPr>
                <w:sz w:val="22"/>
              </w:rPr>
              <w:t>0.0313</w:t>
            </w:r>
          </w:p>
        </w:tc>
      </w:tr>
      <w:tr w:rsidR="007E7BC2" w14:paraId="156D3108" w14:textId="77777777" w:rsidTr="007E7BC2">
        <w:trPr>
          <w:trHeight w:val="226"/>
        </w:trPr>
        <w:tc>
          <w:tcPr>
            <w:tcW w:w="2086" w:type="dxa"/>
          </w:tcPr>
          <w:p w14:paraId="371E1D91"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19611700" w14:textId="3C249B31" w:rsidR="007E7BC2" w:rsidRPr="007E7BC2" w:rsidRDefault="00294A34" w:rsidP="007E7BC2">
            <w:pPr>
              <w:spacing w:before="60" w:after="240"/>
              <w:ind w:left="357"/>
              <w:jc w:val="center"/>
              <w:rPr>
                <w:sz w:val="22"/>
              </w:rPr>
            </w:pPr>
            <w:r w:rsidRPr="007E7BC2">
              <w:rPr>
                <w:sz w:val="22"/>
              </w:rPr>
              <w:t>0.2</w:t>
            </w:r>
            <w:r>
              <w:rPr>
                <w:sz w:val="22"/>
              </w:rPr>
              <w:t>692</w:t>
            </w:r>
          </w:p>
        </w:tc>
        <w:tc>
          <w:tcPr>
            <w:tcW w:w="2791" w:type="dxa"/>
          </w:tcPr>
          <w:p w14:paraId="3CBC0DE0" w14:textId="27BE11F5" w:rsidR="007E7BC2" w:rsidRPr="007E7BC2" w:rsidRDefault="00294A34" w:rsidP="007E7BC2">
            <w:pPr>
              <w:keepNext/>
              <w:spacing w:before="60" w:after="240"/>
              <w:ind w:left="357"/>
              <w:jc w:val="center"/>
              <w:rPr>
                <w:sz w:val="22"/>
              </w:rPr>
            </w:pPr>
            <w:r>
              <w:rPr>
                <w:sz w:val="22"/>
              </w:rPr>
              <w:t>0.0215</w:t>
            </w:r>
          </w:p>
        </w:tc>
      </w:tr>
    </w:tbl>
    <w:p w14:paraId="18FEAD8A" w14:textId="6DD3032F" w:rsidR="007E7BC2" w:rsidRDefault="007E7BC2" w:rsidP="007E7BC2">
      <w:pPr>
        <w:pStyle w:val="Epgrafe"/>
        <w:spacing w:after="0"/>
        <w:ind w:left="357"/>
      </w:pPr>
      <w:bookmarkStart w:id="345" w:name="_Toc486016078"/>
      <w:r>
        <w:t xml:space="preserve">Tabla </w:t>
      </w:r>
      <w:fldSimple w:instr=" STYLEREF 1 \s ">
        <w:r w:rsidR="00325219">
          <w:rPr>
            <w:noProof/>
          </w:rPr>
          <w:t>5</w:t>
        </w:r>
      </w:fldSimple>
      <w:r>
        <w:noBreakHyphen/>
      </w:r>
      <w:fldSimple w:instr=" SEQ Tabla \* ARABIC \s 1 ">
        <w:r w:rsidR="00325219">
          <w:rPr>
            <w:noProof/>
          </w:rPr>
          <w:t>2</w:t>
        </w:r>
      </w:fldSimple>
      <w:r>
        <w:t>: Comparación de exactitud con bigramas respecto a la profundidad</w:t>
      </w:r>
      <w:bookmarkEnd w:id="345"/>
    </w:p>
    <w:p w14:paraId="7D54525B" w14:textId="30830117" w:rsidR="007E7BC2" w:rsidRDefault="007E7BC2" w:rsidP="007E7BC2">
      <w:pPr>
        <w:ind w:left="624"/>
      </w:pPr>
      <w:r>
        <w:t>Se puede observar en las</w:t>
      </w:r>
      <w:r w:rsidR="00285091">
        <w:t xml:space="preserve"> </w:t>
      </w:r>
      <w:r>
        <w:fldChar w:fldCharType="begin"/>
      </w:r>
      <w:r>
        <w:instrText xml:space="preserve"> REF _Ref485647056 \h </w:instrText>
      </w:r>
      <w:r>
        <w:fldChar w:fldCharType="separate"/>
      </w:r>
      <w:r w:rsidR="00325219">
        <w:t xml:space="preserve">Tabla </w:t>
      </w:r>
      <w:r w:rsidR="00325219">
        <w:rPr>
          <w:noProof/>
        </w:rPr>
        <w:t>5</w:t>
      </w:r>
      <w:r w:rsidR="00325219">
        <w:noBreakHyphen/>
      </w:r>
      <w:r w:rsidR="00325219">
        <w:rPr>
          <w:noProof/>
        </w:rPr>
        <w:t>1</w:t>
      </w:r>
      <w:r>
        <w:fldChar w:fldCharType="end"/>
      </w:r>
      <w:r w:rsidR="00E20463">
        <w:t xml:space="preserve"> </w:t>
      </w:r>
      <w:r>
        <w:t xml:space="preserve">y 5-2 que el uso de bigramas no aporta mucha mejoría en cuanto a </w:t>
      </w:r>
      <w:r w:rsidRPr="0025744F">
        <w:rPr>
          <w:i/>
        </w:rPr>
        <w:t>exactitud</w:t>
      </w:r>
      <w:r>
        <w:t xml:space="preserve"> respecto al uso de unigramas.</w:t>
      </w:r>
    </w:p>
    <w:p w14:paraId="26E87B59" w14:textId="5A89E647" w:rsidR="007E7BC2" w:rsidRPr="00C812CE" w:rsidRDefault="007E7BC2" w:rsidP="007E7BC2">
      <w:pPr>
        <w:pStyle w:val="Ttulo3"/>
      </w:pPr>
      <w:bookmarkStart w:id="346" w:name="_Naïve_Bayes"/>
      <w:bookmarkStart w:id="347" w:name="_Toc485972242"/>
      <w:bookmarkStart w:id="348" w:name="_Toc486015946"/>
      <w:bookmarkEnd w:id="346"/>
      <w:r>
        <w:lastRenderedPageBreak/>
        <w:t>Naïve Bayes</w:t>
      </w:r>
      <w:bookmarkEnd w:id="347"/>
      <w:bookmarkEnd w:id="348"/>
    </w:p>
    <w:p w14:paraId="3FD0DCC6" w14:textId="77777777" w:rsidR="007E7BC2" w:rsidRDefault="007E7BC2" w:rsidP="007E7BC2">
      <w:pPr>
        <w:ind w:left="567"/>
      </w:pPr>
      <w:r>
        <w:t xml:space="preserve">Las pruebas realizadas con el clasificador Naïve Bayes se realizarán con: </w:t>
      </w:r>
    </w:p>
    <w:p w14:paraId="4AB270CB" w14:textId="77777777" w:rsidR="007E7BC2" w:rsidRDefault="007E7BC2" w:rsidP="00D82363">
      <w:pPr>
        <w:pStyle w:val="Prrafodelista"/>
        <w:numPr>
          <w:ilvl w:val="0"/>
          <w:numId w:val="33"/>
        </w:numPr>
      </w:pPr>
      <w:r>
        <w:t xml:space="preserve">variable de Bernoulli (1 el término está o 0 si no está), </w:t>
      </w:r>
    </w:p>
    <w:p w14:paraId="3A9E05EC" w14:textId="77777777" w:rsidR="007E7BC2" w:rsidRDefault="007E7BC2" w:rsidP="00D82363">
      <w:pPr>
        <w:pStyle w:val="Prrafodelista"/>
        <w:numPr>
          <w:ilvl w:val="0"/>
          <w:numId w:val="33"/>
        </w:numPr>
      </w:pPr>
      <w:r>
        <w:t xml:space="preserve">variable de frecuencia (se tiene en cuenta el número de apariciones de un término en el tuit), </w:t>
      </w:r>
    </w:p>
    <w:p w14:paraId="5B55F0F8" w14:textId="26CF0EBB" w:rsidR="007E7BC2" w:rsidRDefault="007E7BC2" w:rsidP="00D82363">
      <w:pPr>
        <w:pStyle w:val="Prrafodelista"/>
        <w:numPr>
          <w:ilvl w:val="0"/>
          <w:numId w:val="33"/>
        </w:numPr>
      </w:pPr>
      <w:r>
        <w:t>variable tf-idf</w:t>
      </w:r>
      <w:r>
        <w:fldChar w:fldCharType="begin"/>
      </w:r>
      <w:r>
        <w:instrText xml:space="preserve"> XE "</w:instrText>
      </w:r>
      <w:r w:rsidRPr="00210F19">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 o bigramas.</w:t>
      </w:r>
    </w:p>
    <w:p w14:paraId="0B0A49D1" w14:textId="77777777" w:rsidR="007E7BC2" w:rsidRDefault="007E7BC2" w:rsidP="007E7BC2">
      <w:pPr>
        <w:ind w:left="567"/>
      </w:pPr>
      <w:r>
        <w:t xml:space="preserve">Además, se utilizarán tres clasificadores diferentes basados en Naïve Bayes: </w:t>
      </w:r>
    </w:p>
    <w:p w14:paraId="24BE83BC" w14:textId="77777777" w:rsidR="007E7BC2" w:rsidRDefault="007E7BC2" w:rsidP="00D82363">
      <w:pPr>
        <w:pStyle w:val="Prrafodelista"/>
        <w:numPr>
          <w:ilvl w:val="0"/>
          <w:numId w:val="34"/>
        </w:numPr>
      </w:pPr>
      <w:r>
        <w:t xml:space="preserve">Bernoulli (tiene en cuenta la aparición o no del término), </w:t>
      </w:r>
    </w:p>
    <w:p w14:paraId="3BD08E9A" w14:textId="77777777" w:rsidR="007E7BC2" w:rsidRDefault="007E7BC2" w:rsidP="00D82363">
      <w:pPr>
        <w:pStyle w:val="Prrafodelista"/>
        <w:numPr>
          <w:ilvl w:val="0"/>
          <w:numId w:val="34"/>
        </w:numPr>
      </w:pPr>
      <w:r>
        <w:t xml:space="preserve">Multinomial (tiene en cuenta la frecuencia de cada término) y </w:t>
      </w:r>
    </w:p>
    <w:p w14:paraId="4AFB727A" w14:textId="77777777" w:rsidR="007E7BC2" w:rsidRDefault="007E7BC2" w:rsidP="00D82363">
      <w:pPr>
        <w:pStyle w:val="Prrafodelista"/>
        <w:numPr>
          <w:ilvl w:val="0"/>
          <w:numId w:val="34"/>
        </w:numPr>
      </w:pPr>
      <w:r>
        <w:t>Gaussiana.</w:t>
      </w:r>
    </w:p>
    <w:p w14:paraId="2B638591" w14:textId="5030F3AE" w:rsidR="007E7BC2" w:rsidRDefault="007E7BC2" w:rsidP="007E7BC2">
      <w:pPr>
        <w:ind w:left="567"/>
      </w:pPr>
      <w:r>
        <w:t>Para el clasificador Multinomial y Naïve Bayes se ha utilizado la constante alpha</w:t>
      </w:r>
      <w:r>
        <w:fldChar w:fldCharType="begin"/>
      </w:r>
      <w:r>
        <w:instrText xml:space="preserve"> XE "</w:instrText>
      </w:r>
      <w:r w:rsidRPr="00530FCA">
        <w:instrText>alpha:En suavizado de Laplace, es la cantidad que se usa para modificar la estimación de parámetros en variables categóricas multinomiales</w:instrText>
      </w:r>
      <w:r w:rsidR="00ED4398">
        <w:instrText>”</w:instrText>
      </w:r>
      <w:r>
        <w:instrText xml:space="preserve"> </w:instrText>
      </w:r>
      <w:r>
        <w:fldChar w:fldCharType="end"/>
      </w:r>
      <w:r>
        <w:t xml:space="preserve"> (Laplace) con el valor </w:t>
      </w:r>
      <w:r w:rsidRPr="00210F19">
        <w:rPr>
          <w:i/>
        </w:rPr>
        <w:t>2.e-06</w:t>
      </w:r>
      <w:r>
        <w:t xml:space="preserve"> determinada empíricamente.</w:t>
      </w:r>
    </w:p>
    <w:p w14:paraId="2407DDF3" w14:textId="77777777" w:rsidR="00131CE6" w:rsidRPr="00EB5695" w:rsidRDefault="007E7BC2" w:rsidP="007E7BC2">
      <w:pPr>
        <w:pStyle w:val="Ttulo4"/>
        <w:ind w:left="567"/>
        <w:rPr>
          <w:lang w:val="es-ES"/>
        </w:rPr>
      </w:pPr>
      <w:r w:rsidRPr="00EB5695">
        <w:rPr>
          <w:lang w:val="es-ES"/>
        </w:rPr>
        <w:t xml:space="preserve">Resultado utilizando Bernoulli, variable binaria, unigramas </w:t>
      </w:r>
    </w:p>
    <w:p w14:paraId="5CDA77AF" w14:textId="750E0F14" w:rsidR="007E7BC2" w:rsidRDefault="008D1426" w:rsidP="007E7BC2">
      <w:pPr>
        <w:keepNext/>
        <w:jc w:val="center"/>
      </w:pPr>
      <w:r w:rsidRPr="00FB2127">
        <w:rPr>
          <w:noProof/>
          <w:lang w:eastAsia="ja-JP"/>
        </w:rPr>
        <w:drawing>
          <wp:inline distT="0" distB="0" distL="0" distR="0" wp14:anchorId="1165C1F8" wp14:editId="2328F364">
            <wp:extent cx="3251835" cy="858520"/>
            <wp:effectExtent l="0" t="0" r="5715" b="0"/>
            <wp:docPr id="29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1835" cy="858520"/>
                    </a:xfrm>
                    <a:prstGeom prst="rect">
                      <a:avLst/>
                    </a:prstGeom>
                    <a:noFill/>
                    <a:ln>
                      <a:noFill/>
                    </a:ln>
                  </pic:spPr>
                </pic:pic>
              </a:graphicData>
            </a:graphic>
          </wp:inline>
        </w:drawing>
      </w:r>
    </w:p>
    <w:p w14:paraId="442E6E8F" w14:textId="720967C7" w:rsidR="007E7BC2" w:rsidRDefault="007E7BC2" w:rsidP="007E7BC2">
      <w:pPr>
        <w:pStyle w:val="Epgrafe"/>
      </w:pPr>
      <w:bookmarkStart w:id="349" w:name="_Toc486016031"/>
      <w:r>
        <w:t xml:space="preserve">Figura </w:t>
      </w:r>
      <w:fldSimple w:instr=" STYLEREF 1 \s ">
        <w:r w:rsidR="00325219">
          <w:rPr>
            <w:noProof/>
          </w:rPr>
          <w:t>5</w:t>
        </w:r>
      </w:fldSimple>
      <w:r w:rsidR="0042492B">
        <w:noBreakHyphen/>
      </w:r>
      <w:fldSimple w:instr=" SEQ Figura \* ARABIC \s 1 ">
        <w:r w:rsidR="00325219">
          <w:rPr>
            <w:noProof/>
          </w:rPr>
          <w:t>4</w:t>
        </w:r>
      </w:fldSimple>
      <w:r>
        <w:t>: Matriz de Confusión BernoulliNB</w:t>
      </w:r>
      <w:bookmarkEnd w:id="349"/>
    </w:p>
    <w:p w14:paraId="445432B3" w14:textId="2606F71D" w:rsidR="007E7BC2" w:rsidRDefault="007E7BC2" w:rsidP="007E7BC2">
      <w:pPr>
        <w:ind w:left="567"/>
      </w:pPr>
      <w:r>
        <w:t>A partir de la matriz de confusión</w:t>
      </w:r>
      <w:r w:rsidR="009C4FB1">
        <w:t xml:space="preserve"> (Figura 5-4)</w:t>
      </w:r>
      <w:r>
        <w:t xml:space="preserve"> se puede observar que la exactitud es de 88,94% que comparada con la del </w:t>
      </w:r>
      <w:r w:rsidRPr="00F05FD0">
        <w:rPr>
          <w:b/>
          <w:i/>
        </w:rPr>
        <w:t>clasificador básico</w:t>
      </w:r>
      <w:r>
        <w:t xml:space="preserve"> (predice que todos los tuits son de no odio) es superior en 16,16%, lo cual es una </w:t>
      </w:r>
      <w:r w:rsidR="00285091">
        <w:t>mejora importante</w:t>
      </w:r>
      <w:r>
        <w:t xml:space="preserve"> respecto a los árboles de decisión, sin embargo, hay que tener otras medidas importantes como precisión (p) y exhaustividad (r):</w:t>
      </w:r>
    </w:p>
    <w:p w14:paraId="6D29D331" w14:textId="6BF955F4"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7897FAA7" w14:textId="77777777" w:rsidR="007E7BC2" w:rsidRDefault="007E7BC2" w:rsidP="007E7BC2">
      <w:pPr>
        <w:tabs>
          <w:tab w:val="left" w:pos="3465"/>
        </w:tabs>
        <w:ind w:left="567"/>
      </w:pPr>
      <w:r>
        <w:t>La exhaustividad muestra que se nos han escapado aproximadamente un 24% de tuits que sí eran de odio, pero los clasificamos como no de odio. Mientras que la precisión muestra que el 82% de tuits que se clasificaron como de odio, realmente sí lo eran.</w:t>
      </w:r>
    </w:p>
    <w:p w14:paraId="7977E29C" w14:textId="77777777" w:rsidR="007E7BC2" w:rsidRPr="00EB5695" w:rsidRDefault="007E7BC2" w:rsidP="00131CE6">
      <w:pPr>
        <w:pStyle w:val="Ttulo4"/>
        <w:rPr>
          <w:lang w:val="es-ES"/>
        </w:rPr>
      </w:pPr>
      <w:r w:rsidRPr="00EB5695">
        <w:rPr>
          <w:lang w:val="es-ES"/>
        </w:rPr>
        <w:t>Resultado utilizando Multinomial, variable de frecuencia, unigramas</w:t>
      </w:r>
    </w:p>
    <w:p w14:paraId="073D63F3" w14:textId="70D38381" w:rsidR="007E7BC2" w:rsidRDefault="008D1426" w:rsidP="007E7BC2">
      <w:pPr>
        <w:keepNext/>
        <w:jc w:val="center"/>
      </w:pPr>
      <w:r w:rsidRPr="00FB2127">
        <w:rPr>
          <w:noProof/>
          <w:lang w:eastAsia="ja-JP"/>
        </w:rPr>
        <w:drawing>
          <wp:inline distT="0" distB="0" distL="0" distR="0" wp14:anchorId="63ACE3ED" wp14:editId="04BA0EB9">
            <wp:extent cx="3148965" cy="835025"/>
            <wp:effectExtent l="0" t="0" r="0" b="3175"/>
            <wp:docPr id="29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48965" cy="835025"/>
                    </a:xfrm>
                    <a:prstGeom prst="rect">
                      <a:avLst/>
                    </a:prstGeom>
                    <a:noFill/>
                    <a:ln>
                      <a:noFill/>
                    </a:ln>
                  </pic:spPr>
                </pic:pic>
              </a:graphicData>
            </a:graphic>
          </wp:inline>
        </w:drawing>
      </w:r>
    </w:p>
    <w:p w14:paraId="59301CB2" w14:textId="0A12BF69" w:rsidR="007E7BC2" w:rsidRPr="000D7437" w:rsidRDefault="007E7BC2" w:rsidP="007E7BC2">
      <w:pPr>
        <w:pStyle w:val="Epgrafe"/>
      </w:pPr>
      <w:bookmarkStart w:id="350" w:name="_Ref485746902"/>
      <w:bookmarkStart w:id="351" w:name="_Toc486016032"/>
      <w:r>
        <w:t xml:space="preserve">Figura </w:t>
      </w:r>
      <w:fldSimple w:instr=" STYLEREF 1 \s ">
        <w:r w:rsidR="00325219">
          <w:rPr>
            <w:noProof/>
          </w:rPr>
          <w:t>5</w:t>
        </w:r>
      </w:fldSimple>
      <w:r w:rsidR="0042492B">
        <w:noBreakHyphen/>
      </w:r>
      <w:fldSimple w:instr=" SEQ Figura \* ARABIC \s 1 ">
        <w:r w:rsidR="00325219">
          <w:rPr>
            <w:noProof/>
          </w:rPr>
          <w:t>5</w:t>
        </w:r>
      </w:fldSimple>
      <w:bookmarkEnd w:id="350"/>
      <w:r>
        <w:t>: Matriz de Confusión MultinomialNB</w:t>
      </w:r>
      <w:bookmarkEnd w:id="351"/>
    </w:p>
    <w:p w14:paraId="25C9B414" w14:textId="66D704CD" w:rsidR="007E7BC2" w:rsidRDefault="007E7BC2" w:rsidP="00824D33">
      <w:pPr>
        <w:ind w:left="624"/>
      </w:pPr>
      <w:r>
        <w:t>La</w:t>
      </w:r>
      <w:r w:rsidR="009C4FB1">
        <w:t xml:space="preserve"> matriz de confusión (Figura 5-</w:t>
      </w:r>
      <w:r w:rsidR="00F84BCB">
        <w:t>5</w:t>
      </w:r>
      <w:r>
        <w:t>) muestra que el clasificador Multinomial,</w:t>
      </w:r>
    </w:p>
    <w:p w14:paraId="460E2DD2" w14:textId="77777777" w:rsidR="007E7BC2" w:rsidRDefault="00285091" w:rsidP="00824D33">
      <w:pPr>
        <w:ind w:left="624"/>
      </w:pPr>
      <w:r>
        <w:t>que toma</w:t>
      </w:r>
      <w:r w:rsidR="007E7BC2">
        <w:t xml:space="preserve"> en cuenta la frecuencia de aparición de términos en un tuit, tiene una exactitud de 87,88%, es decir, es mayor por 15,1% con respecto al </w:t>
      </w:r>
      <w:r w:rsidR="007E7BC2" w:rsidRPr="004A47ED">
        <w:t>clasificador básico</w:t>
      </w:r>
      <w:r w:rsidR="007E7BC2">
        <w:t>. A partir de la misma matriz se pueden calcular otras métricas de interés importantes como precisión (p) y exhaustividad (r):</w:t>
      </w:r>
    </w:p>
    <w:p w14:paraId="2900A0DD" w14:textId="390BD50A"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8281461" w14:textId="092C294F" w:rsidR="007E7BC2" w:rsidRDefault="007E7BC2" w:rsidP="007E7BC2">
      <w:pPr>
        <w:ind w:left="624"/>
      </w:pPr>
      <w:r>
        <w:lastRenderedPageBreak/>
        <w:t xml:space="preserve">Si comparamos el clasificador Bernoulli y Multinomial se puede observar que hay cierta semejanza en cuanto exactitud y precisión por lo que se puede considerar que para el cálculo de las métricas el tener en cuenta la frecuencia o únicamente si el término aparece o no, no tiene mucha importancia, este hecho podría deberse a que un tuit no contiene muchos términos lo que implica que el conteo de la aparición de términos no tenga relevancia. Sin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t xml:space="preserve"> al usar Bernoulli, este tiene en cuenta la probabilidad complementaria de aparición del término en la clase, mientras que Multinomial directamente </w:t>
      </w:r>
      <w:r w:rsidR="002F584F">
        <w:t xml:space="preserve">no </w:t>
      </w:r>
      <w:r>
        <w:t>considera</w:t>
      </w:r>
      <w:r w:rsidR="002F584F">
        <w:t xml:space="preserve"> los términos que no aparecen.</w:t>
      </w:r>
    </w:p>
    <w:p w14:paraId="54A29BC3" w14:textId="77777777" w:rsidR="007E7BC2" w:rsidRPr="00EB5695" w:rsidRDefault="007E7BC2" w:rsidP="00131CE6">
      <w:pPr>
        <w:pStyle w:val="Ttulo4"/>
        <w:rPr>
          <w:lang w:val="es-ES"/>
        </w:rPr>
      </w:pPr>
      <w:r w:rsidRPr="00EB5695">
        <w:rPr>
          <w:lang w:val="es-ES"/>
        </w:rPr>
        <w:t>Resultado utilizando Bernoulli, variable binaria, bigramas</w:t>
      </w:r>
    </w:p>
    <w:p w14:paraId="7D3E6F76" w14:textId="40AD9B0A" w:rsidR="007E7BC2" w:rsidRDefault="008D1426" w:rsidP="007E7BC2">
      <w:pPr>
        <w:keepNext/>
        <w:jc w:val="center"/>
      </w:pPr>
      <w:r w:rsidRPr="00FB2127">
        <w:rPr>
          <w:noProof/>
          <w:lang w:eastAsia="ja-JP"/>
        </w:rPr>
        <w:drawing>
          <wp:inline distT="0" distB="0" distL="0" distR="0" wp14:anchorId="7FF4696F" wp14:editId="1824390E">
            <wp:extent cx="3068955" cy="810895"/>
            <wp:effectExtent l="0" t="0" r="0" b="8255"/>
            <wp:docPr id="297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8955" cy="810895"/>
                    </a:xfrm>
                    <a:prstGeom prst="rect">
                      <a:avLst/>
                    </a:prstGeom>
                    <a:noFill/>
                    <a:ln>
                      <a:noFill/>
                    </a:ln>
                  </pic:spPr>
                </pic:pic>
              </a:graphicData>
            </a:graphic>
          </wp:inline>
        </w:drawing>
      </w:r>
    </w:p>
    <w:p w14:paraId="5F470A16" w14:textId="3245C518" w:rsidR="007E7BC2" w:rsidRDefault="007E7BC2" w:rsidP="007E7BC2">
      <w:pPr>
        <w:pStyle w:val="Epgrafe"/>
      </w:pPr>
      <w:bookmarkStart w:id="352" w:name="_Toc486016033"/>
      <w:r>
        <w:t xml:space="preserve">Figura </w:t>
      </w:r>
      <w:fldSimple w:instr=" STYLEREF 1 \s ">
        <w:r w:rsidR="00325219">
          <w:rPr>
            <w:noProof/>
          </w:rPr>
          <w:t>5</w:t>
        </w:r>
      </w:fldSimple>
      <w:r w:rsidR="0042492B">
        <w:noBreakHyphen/>
      </w:r>
      <w:fldSimple w:instr=" SEQ Figura \* ARABIC \s 1 ">
        <w:r w:rsidR="00325219">
          <w:rPr>
            <w:noProof/>
          </w:rPr>
          <w:t>6</w:t>
        </w:r>
      </w:fldSimple>
      <w:r>
        <w:t>: Matriz de Confusión usando bigramas y BernoulliNB</w:t>
      </w:r>
      <w:bookmarkEnd w:id="352"/>
    </w:p>
    <w:p w14:paraId="435AD086" w14:textId="1133C8E3" w:rsidR="007E7BC2" w:rsidRDefault="007E7BC2" w:rsidP="007E7BC2">
      <w:pPr>
        <w:ind w:left="624"/>
      </w:pPr>
      <w:r>
        <w:t>En este caso, la dimensión del vector de atributos es mayor (5.0</w:t>
      </w:r>
      <w:r w:rsidR="009C4FB1">
        <w:t xml:space="preserve">85) y la matriz de confusión (Figura </w:t>
      </w:r>
      <w:r>
        <w:t>5</w:t>
      </w:r>
      <w:r w:rsidR="009C4FB1">
        <w:t>-6</w:t>
      </w:r>
      <w:r>
        <w:t>) obtenida usando bigramas muestra una exactitud de 0.9085, es decir, hay menos de un 10% de tuits que se clasifican mal. Además, la precisión (p) y exhaustividad (r) son:</w:t>
      </w:r>
    </w:p>
    <w:p w14:paraId="0DFE790D" w14:textId="25AAEE9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676AF6D" w14:textId="77777777" w:rsidR="007E7BC2" w:rsidRDefault="007E7BC2" w:rsidP="00C8249D">
      <w:pPr>
        <w:ind w:left="624"/>
      </w:pPr>
      <w:r>
        <w:t>Se puede observar una mejoría con respecto al uso del clasificador Bernoulli con unigramas. El incremento de la exactitud usando bigramas es de 0.0297, el de precisión, 0.0495 y finalmente, la exhaustividad aumenta 0.0723. Este hecho tiene sentido, pues ahora podemos obtener más información acerca del contexto de los términos, información necesaria puesto que la semántica del tuit dependerá, aunque solo sea ligeramente, del contexto en el que se utilicen las palabras.</w:t>
      </w:r>
    </w:p>
    <w:p w14:paraId="4234E248" w14:textId="2916874A" w:rsidR="007E7BC2" w:rsidRPr="00EB5695" w:rsidRDefault="007E7BC2" w:rsidP="00131CE6">
      <w:pPr>
        <w:pStyle w:val="Ttulo4"/>
        <w:rPr>
          <w:lang w:val="es-ES"/>
        </w:rPr>
      </w:pPr>
      <w:r w:rsidRPr="00EB5695">
        <w:rPr>
          <w:lang w:val="es-ES"/>
        </w:rPr>
        <w:t>Resultado utilizando Gaussiana, variable tf-idf</w:t>
      </w:r>
      <w:r w:rsidRPr="004A47ED">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lang w:val="es-ES"/>
        </w:rPr>
        <w:instrText>”</w:instrText>
      </w:r>
      <w:r w:rsidRPr="00EB5695">
        <w:rPr>
          <w:lang w:val="es-ES"/>
        </w:rPr>
        <w:instrText xml:space="preserve"> </w:instrText>
      </w:r>
      <w:r w:rsidRPr="004A47ED">
        <w:fldChar w:fldCharType="end"/>
      </w:r>
      <w:r w:rsidRPr="00EB5695">
        <w:rPr>
          <w:lang w:val="es-ES"/>
        </w:rPr>
        <w:t xml:space="preserve"> (normalizada), unigramas</w:t>
      </w:r>
    </w:p>
    <w:p w14:paraId="01D9BD66" w14:textId="548A3BFA" w:rsidR="007E7BC2" w:rsidRDefault="008D1426" w:rsidP="007E7BC2">
      <w:pPr>
        <w:keepNext/>
        <w:jc w:val="center"/>
      </w:pPr>
      <w:r w:rsidRPr="00FB2127">
        <w:rPr>
          <w:noProof/>
          <w:lang w:eastAsia="ja-JP"/>
        </w:rPr>
        <w:drawing>
          <wp:inline distT="0" distB="0" distL="0" distR="0" wp14:anchorId="3FF7D51E" wp14:editId="31E5B62A">
            <wp:extent cx="3482975" cy="922655"/>
            <wp:effectExtent l="0" t="0" r="3175" b="0"/>
            <wp:docPr id="29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82975" cy="922655"/>
                    </a:xfrm>
                    <a:prstGeom prst="rect">
                      <a:avLst/>
                    </a:prstGeom>
                    <a:noFill/>
                    <a:ln>
                      <a:noFill/>
                    </a:ln>
                  </pic:spPr>
                </pic:pic>
              </a:graphicData>
            </a:graphic>
          </wp:inline>
        </w:drawing>
      </w:r>
    </w:p>
    <w:p w14:paraId="1943B259" w14:textId="768571F8" w:rsidR="007E7BC2" w:rsidRDefault="007E7BC2" w:rsidP="007E7BC2">
      <w:pPr>
        <w:pStyle w:val="Epgrafe"/>
      </w:pPr>
      <w:bookmarkStart w:id="353" w:name="_Toc486016034"/>
      <w:r>
        <w:t xml:space="preserve">Figura </w:t>
      </w:r>
      <w:fldSimple w:instr=" STYLEREF 1 \s ">
        <w:r w:rsidR="00325219">
          <w:rPr>
            <w:noProof/>
          </w:rPr>
          <w:t>5</w:t>
        </w:r>
      </w:fldSimple>
      <w:r w:rsidR="0042492B">
        <w:noBreakHyphen/>
      </w:r>
      <w:fldSimple w:instr=" SEQ Figura \* ARABIC \s 1 ">
        <w:r w:rsidR="00325219">
          <w:rPr>
            <w:noProof/>
          </w:rPr>
          <w:t>7</w:t>
        </w:r>
      </w:fldSimple>
      <w:r>
        <w:t>: Matriz de Confusión utilizando tf-idf y GaussianNB</w:t>
      </w:r>
      <w:bookmarkEnd w:id="353"/>
    </w:p>
    <w:p w14:paraId="551DADF7" w14:textId="74A2731E" w:rsidR="007E7BC2" w:rsidRDefault="007E7BC2" w:rsidP="007E7BC2">
      <w:pPr>
        <w:ind w:left="624"/>
        <w:jc w:val="left"/>
      </w:pPr>
      <w:r>
        <w:t xml:space="preserve">La exactitud proporcionada por la matriz de confusión </w:t>
      </w:r>
      <w:r w:rsidR="009C4FB1">
        <w:t xml:space="preserve">(Figura 5-7) </w:t>
      </w:r>
      <w:r>
        <w:t xml:space="preserve">es de 77,78%, sin embargo, solo es mayor que la del </w:t>
      </w:r>
      <w:r w:rsidRPr="009A0179">
        <w:rPr>
          <w:i/>
        </w:rPr>
        <w:t xml:space="preserve">clasificador </w:t>
      </w:r>
      <w:r w:rsidR="00285091" w:rsidRPr="009A0179">
        <w:rPr>
          <w:i/>
        </w:rPr>
        <w:t>básico</w:t>
      </w:r>
      <w:r w:rsidR="00285091">
        <w:t xml:space="preserve"> por</w:t>
      </w:r>
      <w:r>
        <w:t xml:space="preserve"> 4,99%. Los valores de precisión (p) y exhaustividad (r) respecto a los tuits de odio son los siguientes:</w:t>
      </w:r>
    </w:p>
    <w:p w14:paraId="6EA7BEF5" w14:textId="10CA7A4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455C23A" w14:textId="1AE4A744" w:rsidR="007E7BC2" w:rsidRDefault="007E7BC2" w:rsidP="007E7BC2">
      <w:pPr>
        <w:ind w:left="624"/>
      </w:pPr>
      <w:r>
        <w:t xml:space="preserve">Se puede observar que la exhaustividad es bastante baja, hay más de un 70% de odio que no se han considerado de tal clase. El error puede deberse a que el </w:t>
      </w:r>
      <w:r>
        <w:lastRenderedPageBreak/>
        <w:t>considerar que los atributos continuos (</w:t>
      </w:r>
      <w:r w:rsidRPr="00814AE6">
        <w:rPr>
          <w:i/>
        </w:rPr>
        <w:t>tf-idf</w:t>
      </w:r>
      <w:r>
        <w:t>) siguen una distribución gaussiana es incorrecto ya que los términos de un corpus suelen seguir la ley de Zipf</w:t>
      </w:r>
      <w:r>
        <w:fldChar w:fldCharType="begin"/>
      </w:r>
      <w:r>
        <w:instrText xml:space="preserve"> XE "</w:instrText>
      </w:r>
      <w:r w:rsidRPr="005B5BA8">
        <w:instrText>ley de Zipf:Ley empírica que muestra la relación entre la frecuencia de una palabra y su rango. En efecto, mientras mayor sea el rango de una palabra, menor será la frecuencia con la que aparece en el texto</w:instrText>
      </w:r>
      <w:r w:rsidR="00ED4398">
        <w:instrText>”</w:instrText>
      </w:r>
      <w:r>
        <w:instrText xml:space="preserve"> </w:instrText>
      </w:r>
      <w:r>
        <w:fldChar w:fldCharType="end"/>
      </w:r>
      <w:r>
        <w:t>.</w:t>
      </w:r>
    </w:p>
    <w:p w14:paraId="59090369" w14:textId="2D42B3B4" w:rsidR="007E7BC2" w:rsidRDefault="007E7BC2" w:rsidP="007E7BC2">
      <w:pPr>
        <w:pStyle w:val="Ttulo3"/>
      </w:pPr>
      <w:bookmarkStart w:id="354" w:name="_Vecinos_Próximos_(K-NN)"/>
      <w:bookmarkStart w:id="355" w:name="_Toc485972243"/>
      <w:bookmarkStart w:id="356" w:name="_Toc486015947"/>
      <w:bookmarkEnd w:id="354"/>
      <w:r>
        <w:t>Vecinos Próximos (K-NN)</w:t>
      </w:r>
      <w:bookmarkEnd w:id="355"/>
      <w:bookmarkEnd w:id="356"/>
    </w:p>
    <w:p w14:paraId="49D4B2E7" w14:textId="127606FD" w:rsidR="007E7BC2" w:rsidRDefault="007E7BC2" w:rsidP="007E7BC2">
      <w:pPr>
        <w:ind w:left="567"/>
      </w:pPr>
      <w:r>
        <w:t xml:space="preserve">Las pruebas realizadas con el clasificador Vecinos Próximos se realizarán con: variable binarias (1 </w:t>
      </w:r>
      <w:r w:rsidR="00D20C80">
        <w:t xml:space="preserve">si </w:t>
      </w:r>
      <w:r>
        <w:t>el término está o 0 si no está),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 Las distancias utilizadas son: Hamming (variable binaria) y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w:t>
      </w:r>
    </w:p>
    <w:p w14:paraId="7FE02700" w14:textId="77777777" w:rsidR="007E7BC2" w:rsidRPr="00EB5695" w:rsidRDefault="007E7BC2" w:rsidP="00131CE6">
      <w:pPr>
        <w:pStyle w:val="Ttulo4"/>
        <w:rPr>
          <w:lang w:val="es-ES"/>
        </w:rPr>
      </w:pPr>
      <w:r w:rsidRPr="00EB5695">
        <w:rPr>
          <w:lang w:val="es-ES"/>
        </w:rPr>
        <w:t>Resultado utilizando K-NN distancia Hamming</w:t>
      </w:r>
      <w:r w:rsidRPr="00131CE6">
        <w:fldChar w:fldCharType="begin"/>
      </w:r>
      <w:r w:rsidRPr="00EB5695">
        <w:rPr>
          <w:lang w:val="es-ES"/>
        </w:rPr>
        <w:instrText xml:space="preserve"> XE "Hamming:(distancia de): Número de bits que tienen que cambiarse para transformar una palabra de código válida en otra palabra de código válida" </w:instrText>
      </w:r>
      <w:r w:rsidRPr="00131CE6">
        <w:fldChar w:fldCharType="end"/>
      </w:r>
      <w:r w:rsidRPr="00EB5695">
        <w:rPr>
          <w:lang w:val="es-ES"/>
        </w:rPr>
        <w:t>, variable binaria, unigramas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817"/>
        <w:gridCol w:w="2830"/>
      </w:tblGrid>
      <w:tr w:rsidR="007E7BC2" w14:paraId="4D1FCFE9" w14:textId="77777777" w:rsidTr="007E7BC2">
        <w:tc>
          <w:tcPr>
            <w:tcW w:w="2064" w:type="dxa"/>
          </w:tcPr>
          <w:p w14:paraId="55451818" w14:textId="77777777" w:rsidR="007E7BC2" w:rsidRPr="007E7BC2" w:rsidRDefault="007E7BC2" w:rsidP="007E7BC2">
            <w:pPr>
              <w:spacing w:before="60" w:after="240"/>
              <w:jc w:val="center"/>
              <w:rPr>
                <w:sz w:val="22"/>
              </w:rPr>
            </w:pPr>
            <w:r w:rsidRPr="007E7BC2">
              <w:rPr>
                <w:sz w:val="22"/>
              </w:rPr>
              <w:t>Número de vecinos</w:t>
            </w:r>
          </w:p>
        </w:tc>
        <w:tc>
          <w:tcPr>
            <w:tcW w:w="2881" w:type="dxa"/>
          </w:tcPr>
          <w:p w14:paraId="56BA3C8A" w14:textId="1B0ADBF6"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882" w:type="dxa"/>
          </w:tcPr>
          <w:p w14:paraId="41B16295"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5A548547" w14:textId="77777777" w:rsidTr="007E7BC2">
        <w:tc>
          <w:tcPr>
            <w:tcW w:w="2064" w:type="dxa"/>
          </w:tcPr>
          <w:p w14:paraId="5877F90E" w14:textId="77777777" w:rsidR="007E7BC2" w:rsidRPr="007E7BC2" w:rsidRDefault="007E7BC2" w:rsidP="007E7BC2">
            <w:pPr>
              <w:spacing w:before="60" w:after="240"/>
              <w:jc w:val="center"/>
              <w:rPr>
                <w:sz w:val="22"/>
              </w:rPr>
            </w:pPr>
            <w:r w:rsidRPr="007E7BC2">
              <w:rPr>
                <w:sz w:val="22"/>
              </w:rPr>
              <w:t>3</w:t>
            </w:r>
          </w:p>
        </w:tc>
        <w:tc>
          <w:tcPr>
            <w:tcW w:w="2881" w:type="dxa"/>
          </w:tcPr>
          <w:p w14:paraId="0D9A7F02" w14:textId="77777777" w:rsidR="007E7BC2" w:rsidRPr="007E7BC2" w:rsidRDefault="007E7BC2" w:rsidP="007E7BC2">
            <w:pPr>
              <w:spacing w:before="60" w:after="240"/>
              <w:jc w:val="center"/>
              <w:rPr>
                <w:sz w:val="22"/>
              </w:rPr>
            </w:pPr>
            <w:r w:rsidRPr="007E7BC2">
              <w:rPr>
                <w:sz w:val="22"/>
              </w:rPr>
              <w:t>0.2652</w:t>
            </w:r>
          </w:p>
        </w:tc>
        <w:tc>
          <w:tcPr>
            <w:tcW w:w="2882" w:type="dxa"/>
          </w:tcPr>
          <w:p w14:paraId="7B0718EF" w14:textId="77777777" w:rsidR="007E7BC2" w:rsidRPr="007E7BC2" w:rsidRDefault="007E7BC2" w:rsidP="007E7BC2">
            <w:pPr>
              <w:spacing w:before="60" w:after="240"/>
              <w:jc w:val="center"/>
              <w:rPr>
                <w:sz w:val="22"/>
              </w:rPr>
            </w:pPr>
            <w:r w:rsidRPr="007E7BC2">
              <w:rPr>
                <w:sz w:val="22"/>
              </w:rPr>
              <w:t>0.0074</w:t>
            </w:r>
          </w:p>
        </w:tc>
      </w:tr>
      <w:tr w:rsidR="007E7BC2" w14:paraId="66BC3E2A" w14:textId="77777777" w:rsidTr="007E7BC2">
        <w:tc>
          <w:tcPr>
            <w:tcW w:w="2064" w:type="dxa"/>
          </w:tcPr>
          <w:p w14:paraId="7789E9C1" w14:textId="77777777" w:rsidR="007E7BC2" w:rsidRPr="007E7BC2" w:rsidRDefault="007E7BC2" w:rsidP="007E7BC2">
            <w:pPr>
              <w:spacing w:before="60" w:after="240"/>
              <w:jc w:val="center"/>
              <w:rPr>
                <w:sz w:val="22"/>
              </w:rPr>
            </w:pPr>
            <w:r w:rsidRPr="007E7BC2">
              <w:rPr>
                <w:sz w:val="22"/>
              </w:rPr>
              <w:t>5</w:t>
            </w:r>
          </w:p>
        </w:tc>
        <w:tc>
          <w:tcPr>
            <w:tcW w:w="2881" w:type="dxa"/>
          </w:tcPr>
          <w:p w14:paraId="00D97FB6" w14:textId="77777777" w:rsidR="007E7BC2" w:rsidRPr="007E7BC2" w:rsidRDefault="007E7BC2" w:rsidP="007E7BC2">
            <w:pPr>
              <w:spacing w:before="60" w:after="240"/>
              <w:jc w:val="center"/>
              <w:rPr>
                <w:sz w:val="22"/>
              </w:rPr>
            </w:pPr>
            <w:r w:rsidRPr="007E7BC2">
              <w:rPr>
                <w:sz w:val="22"/>
              </w:rPr>
              <w:t>0.2664</w:t>
            </w:r>
          </w:p>
        </w:tc>
        <w:tc>
          <w:tcPr>
            <w:tcW w:w="2882" w:type="dxa"/>
          </w:tcPr>
          <w:p w14:paraId="3305207E" w14:textId="77777777" w:rsidR="007E7BC2" w:rsidRPr="007E7BC2" w:rsidRDefault="007E7BC2" w:rsidP="007E7BC2">
            <w:pPr>
              <w:spacing w:before="60" w:after="240"/>
              <w:jc w:val="center"/>
              <w:rPr>
                <w:sz w:val="22"/>
              </w:rPr>
            </w:pPr>
            <w:r w:rsidRPr="007E7BC2">
              <w:rPr>
                <w:sz w:val="22"/>
              </w:rPr>
              <w:t>0.0058</w:t>
            </w:r>
          </w:p>
        </w:tc>
      </w:tr>
      <w:tr w:rsidR="007E7BC2" w14:paraId="0791F0EF" w14:textId="77777777" w:rsidTr="007E7BC2">
        <w:tc>
          <w:tcPr>
            <w:tcW w:w="2064" w:type="dxa"/>
          </w:tcPr>
          <w:p w14:paraId="5EA9C608" w14:textId="77777777" w:rsidR="007E7BC2" w:rsidRPr="007E7BC2" w:rsidRDefault="007E7BC2" w:rsidP="007E7BC2">
            <w:pPr>
              <w:spacing w:before="60" w:after="240"/>
              <w:jc w:val="center"/>
              <w:rPr>
                <w:sz w:val="22"/>
              </w:rPr>
            </w:pPr>
            <w:r w:rsidRPr="007E7BC2">
              <w:rPr>
                <w:sz w:val="22"/>
              </w:rPr>
              <w:t>7</w:t>
            </w:r>
          </w:p>
        </w:tc>
        <w:tc>
          <w:tcPr>
            <w:tcW w:w="2881" w:type="dxa"/>
          </w:tcPr>
          <w:p w14:paraId="321F114D" w14:textId="77777777" w:rsidR="007E7BC2" w:rsidRPr="007E7BC2" w:rsidRDefault="007E7BC2" w:rsidP="007E7BC2">
            <w:pPr>
              <w:spacing w:before="60" w:after="240"/>
              <w:jc w:val="center"/>
              <w:rPr>
                <w:sz w:val="22"/>
              </w:rPr>
            </w:pPr>
            <w:r w:rsidRPr="007E7BC2">
              <w:rPr>
                <w:sz w:val="22"/>
              </w:rPr>
              <w:t>0.2664</w:t>
            </w:r>
          </w:p>
        </w:tc>
        <w:tc>
          <w:tcPr>
            <w:tcW w:w="2882" w:type="dxa"/>
          </w:tcPr>
          <w:p w14:paraId="6CE77C21" w14:textId="77777777" w:rsidR="007E7BC2" w:rsidRPr="007E7BC2" w:rsidRDefault="007E7BC2" w:rsidP="007E7BC2">
            <w:pPr>
              <w:spacing w:before="60" w:after="240"/>
              <w:jc w:val="center"/>
              <w:rPr>
                <w:sz w:val="22"/>
              </w:rPr>
            </w:pPr>
            <w:r w:rsidRPr="007E7BC2">
              <w:rPr>
                <w:sz w:val="22"/>
              </w:rPr>
              <w:t>0.0045</w:t>
            </w:r>
          </w:p>
        </w:tc>
      </w:tr>
      <w:tr w:rsidR="007E7BC2" w14:paraId="73CE43DE" w14:textId="77777777" w:rsidTr="007E7BC2">
        <w:tc>
          <w:tcPr>
            <w:tcW w:w="2064" w:type="dxa"/>
          </w:tcPr>
          <w:p w14:paraId="04D4A684" w14:textId="77777777" w:rsidR="007E7BC2" w:rsidRPr="007E7BC2" w:rsidRDefault="007E7BC2" w:rsidP="007E7BC2">
            <w:pPr>
              <w:spacing w:before="60" w:after="240"/>
              <w:jc w:val="center"/>
              <w:rPr>
                <w:sz w:val="22"/>
              </w:rPr>
            </w:pPr>
            <w:r w:rsidRPr="007E7BC2">
              <w:rPr>
                <w:sz w:val="22"/>
              </w:rPr>
              <w:t>13</w:t>
            </w:r>
          </w:p>
        </w:tc>
        <w:tc>
          <w:tcPr>
            <w:tcW w:w="2881" w:type="dxa"/>
          </w:tcPr>
          <w:p w14:paraId="6D04D770" w14:textId="77777777" w:rsidR="007E7BC2" w:rsidRPr="007E7BC2" w:rsidRDefault="007E7BC2" w:rsidP="007E7BC2">
            <w:pPr>
              <w:spacing w:before="60" w:after="240"/>
              <w:jc w:val="center"/>
              <w:rPr>
                <w:sz w:val="22"/>
              </w:rPr>
            </w:pPr>
            <w:r w:rsidRPr="007E7BC2">
              <w:rPr>
                <w:sz w:val="22"/>
              </w:rPr>
              <w:t>0.2688</w:t>
            </w:r>
          </w:p>
        </w:tc>
        <w:tc>
          <w:tcPr>
            <w:tcW w:w="2882" w:type="dxa"/>
          </w:tcPr>
          <w:p w14:paraId="6DC9DA72" w14:textId="77777777" w:rsidR="007E7BC2" w:rsidRPr="007E7BC2" w:rsidRDefault="007E7BC2" w:rsidP="007E7BC2">
            <w:pPr>
              <w:keepNext/>
              <w:spacing w:before="60" w:after="240"/>
              <w:jc w:val="center"/>
              <w:rPr>
                <w:sz w:val="22"/>
              </w:rPr>
            </w:pPr>
            <w:r w:rsidRPr="007E7BC2">
              <w:rPr>
                <w:sz w:val="22"/>
              </w:rPr>
              <w:t>0.0018</w:t>
            </w:r>
          </w:p>
        </w:tc>
      </w:tr>
    </w:tbl>
    <w:p w14:paraId="4B0E909C" w14:textId="56024E9D" w:rsidR="007E7BC2" w:rsidRDefault="007E7BC2" w:rsidP="007E7BC2">
      <w:pPr>
        <w:pStyle w:val="Epgrafe"/>
      </w:pPr>
      <w:bookmarkStart w:id="357" w:name="_Ref485747763"/>
      <w:bookmarkStart w:id="358" w:name="_Toc486016079"/>
      <w:r>
        <w:t xml:space="preserve">Tabla </w:t>
      </w:r>
      <w:fldSimple w:instr=" STYLEREF 1 \s ">
        <w:r w:rsidR="00325219">
          <w:rPr>
            <w:noProof/>
          </w:rPr>
          <w:t>5</w:t>
        </w:r>
      </w:fldSimple>
      <w:r>
        <w:noBreakHyphen/>
      </w:r>
      <w:fldSimple w:instr=" SEQ Tabla \* ARABIC \s 1 ">
        <w:r w:rsidR="00325219">
          <w:rPr>
            <w:noProof/>
          </w:rPr>
          <w:t>3</w:t>
        </w:r>
      </w:fldSimple>
      <w:bookmarkEnd w:id="357"/>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rsidR="00ED4398">
        <w:instrText>”</w:instrText>
      </w:r>
      <w:r>
        <w:instrText xml:space="preserve"> </w:instrText>
      </w:r>
      <w:r>
        <w:fldChar w:fldCharType="end"/>
      </w:r>
      <w:r>
        <w:t xml:space="preserve"> de K-NN por Número de Vecinos (K)</w:t>
      </w:r>
      <w:bookmarkEnd w:id="358"/>
    </w:p>
    <w:p w14:paraId="08CE9F58" w14:textId="768F40BB" w:rsidR="007E7BC2" w:rsidRDefault="007E7BC2" w:rsidP="007E7BC2">
      <w:pPr>
        <w:ind w:left="624"/>
      </w:pPr>
      <w:r>
        <w:t xml:space="preserve">Se observa en la </w:t>
      </w:r>
      <w:r>
        <w:fldChar w:fldCharType="begin"/>
      </w:r>
      <w:r>
        <w:instrText xml:space="preserve"> REF _Ref485747763 \h </w:instrText>
      </w:r>
      <w:r>
        <w:fldChar w:fldCharType="separate"/>
      </w:r>
      <w:r w:rsidR="00325219">
        <w:t xml:space="preserve">Tabla </w:t>
      </w:r>
      <w:r w:rsidR="00325219">
        <w:rPr>
          <w:noProof/>
        </w:rPr>
        <w:t>5</w:t>
      </w:r>
      <w:r w:rsidR="00325219">
        <w:noBreakHyphen/>
      </w:r>
      <w:r w:rsidR="00325219">
        <w:rPr>
          <w:noProof/>
        </w:rPr>
        <w:t>3</w:t>
      </w:r>
      <w:r>
        <w:fldChar w:fldCharType="end"/>
      </w:r>
      <w:r w:rsidR="00D20C80">
        <w:t xml:space="preserve"> </w:t>
      </w:r>
      <w:r>
        <w:t>que las tasas de error se mantienen iguales a medida que se aumenta el número de vecinos próximos. En la matriz de confusión para k=3:</w:t>
      </w:r>
    </w:p>
    <w:p w14:paraId="79C3B14E" w14:textId="77777777" w:rsidR="007E7BC2" w:rsidRDefault="007E7BC2" w:rsidP="007E7BC2"/>
    <w:p w14:paraId="63760255" w14:textId="6AD0282E" w:rsidR="007E7BC2" w:rsidRDefault="008D1426" w:rsidP="007E7BC2">
      <w:pPr>
        <w:keepNext/>
        <w:jc w:val="center"/>
      </w:pPr>
      <w:r w:rsidRPr="00FB2127">
        <w:rPr>
          <w:noProof/>
          <w:lang w:eastAsia="ja-JP"/>
        </w:rPr>
        <w:drawing>
          <wp:inline distT="0" distB="0" distL="0" distR="0" wp14:anchorId="5F6ACF64" wp14:editId="270E4DEC">
            <wp:extent cx="3300095" cy="874395"/>
            <wp:effectExtent l="0" t="0" r="0" b="1905"/>
            <wp:docPr id="298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0095" cy="874395"/>
                    </a:xfrm>
                    <a:prstGeom prst="rect">
                      <a:avLst/>
                    </a:prstGeom>
                    <a:noFill/>
                    <a:ln>
                      <a:noFill/>
                    </a:ln>
                  </pic:spPr>
                </pic:pic>
              </a:graphicData>
            </a:graphic>
          </wp:inline>
        </w:drawing>
      </w:r>
    </w:p>
    <w:p w14:paraId="4144609A" w14:textId="5913C471" w:rsidR="007E7BC2" w:rsidRDefault="007E7BC2" w:rsidP="007E7BC2">
      <w:pPr>
        <w:pStyle w:val="Epgrafe"/>
      </w:pPr>
      <w:bookmarkStart w:id="359" w:name="_Toc486016035"/>
      <w:r>
        <w:t xml:space="preserve">Figura </w:t>
      </w:r>
      <w:fldSimple w:instr=" STYLEREF 1 \s ">
        <w:r w:rsidR="00325219">
          <w:rPr>
            <w:noProof/>
          </w:rPr>
          <w:t>5</w:t>
        </w:r>
      </w:fldSimple>
      <w:r w:rsidR="0042492B">
        <w:noBreakHyphen/>
      </w:r>
      <w:fldSimple w:instr=" SEQ Figura \* ARABIC \s 1 ">
        <w:r w:rsidR="00325219">
          <w:rPr>
            <w:noProof/>
          </w:rPr>
          <w:t>8</w:t>
        </w:r>
      </w:fldSimple>
      <w:r>
        <w:t>: Matriz de Confusión de K-NN (distancia de Hamming</w:t>
      </w:r>
      <w:r>
        <w:fldChar w:fldCharType="begin"/>
      </w:r>
      <w:r>
        <w:instrText xml:space="preserve"> XE "</w:instrText>
      </w:r>
      <w:r w:rsidRPr="000920CB">
        <w:instrText>Hamming:(distancia de): Número de bits que tienen que cambiarse para transformar una palabra de código válida en otra palabra de código válida</w:instrText>
      </w:r>
      <w:r>
        <w:instrText xml:space="preserve">" </w:instrText>
      </w:r>
      <w:r>
        <w:fldChar w:fldCharType="end"/>
      </w:r>
      <w:r>
        <w:t>)</w:t>
      </w:r>
      <w:bookmarkEnd w:id="359"/>
    </w:p>
    <w:p w14:paraId="773AD918" w14:textId="64945942" w:rsidR="007E7BC2" w:rsidRDefault="007E7BC2" w:rsidP="007E7BC2">
      <w:pPr>
        <w:ind w:left="624"/>
      </w:pPr>
      <w:r>
        <w:t>La precisión (p) y exhaustividad (r) obtenidas de la matriz de confusión (</w:t>
      </w:r>
      <w:r w:rsidR="006B69F5">
        <w:t xml:space="preserve">Figura 5-8) </w:t>
      </w:r>
      <w:r>
        <w:t>son las siguientes:</w:t>
      </w:r>
    </w:p>
    <w:p w14:paraId="27A7762A" w14:textId="0DF697EE"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5E6CFA41" w14:textId="77777777" w:rsidR="007E7BC2" w:rsidRDefault="007E7BC2" w:rsidP="007E7BC2">
      <w:pPr>
        <w:ind w:left="624"/>
      </w:pPr>
      <w:r>
        <w:t>Por lo general los datos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5C97704" w14:textId="5F69EAB5" w:rsidR="007E7BC2" w:rsidRPr="00EB5695" w:rsidRDefault="007E7BC2" w:rsidP="00131CE6">
      <w:pPr>
        <w:pStyle w:val="Ttulo4"/>
        <w:rPr>
          <w:lang w:val="es-ES"/>
        </w:rPr>
      </w:pPr>
      <w:r w:rsidRPr="00EB5695">
        <w:rPr>
          <w:lang w:val="es-ES"/>
        </w:rPr>
        <w:t>Resultado utilizando K-NN distancia coseno</w:t>
      </w:r>
      <w:r w:rsidRPr="00131CE6">
        <w:fldChar w:fldCharType="begin"/>
      </w:r>
      <w:r w:rsidRPr="00EB5695">
        <w:rPr>
          <w:lang w:val="es-ES"/>
        </w:rPr>
        <w:instrText xml:space="preserve"> XE "coseno:(distancia o similitud): medida de la similitud existente entre dos vectores en un espacio que posee un producto interior con el que se evalúa el valor del coseno del ángulo comprendido entre ellos</w:instrText>
      </w:r>
      <w:r w:rsidR="00ED4398">
        <w:rPr>
          <w:lang w:val="es-ES"/>
        </w:rPr>
        <w:instrText>”</w:instrText>
      </w:r>
      <w:r w:rsidRPr="00EB5695">
        <w:rPr>
          <w:lang w:val="es-ES"/>
        </w:rPr>
        <w:instrText xml:space="preserve"> </w:instrText>
      </w:r>
      <w:r w:rsidRPr="00131CE6">
        <w:fldChar w:fldCharType="end"/>
      </w:r>
      <w:r w:rsidRPr="00EB5695">
        <w:rPr>
          <w:lang w:val="es-ES"/>
        </w:rPr>
        <w:t>, variable tf-idf</w:t>
      </w:r>
      <w:r w:rsidRPr="00131CE6">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w:instrText>
      </w:r>
      <w:r w:rsidR="00ED4398">
        <w:rPr>
          <w:lang w:val="es-ES"/>
        </w:rPr>
        <w:instrText>”</w:instrText>
      </w:r>
      <w:r w:rsidRPr="00EB5695">
        <w:rPr>
          <w:lang w:val="es-ES"/>
        </w:rPr>
        <w:instrText xml:space="preserve"> </w:instrText>
      </w:r>
      <w:r w:rsidRPr="00131CE6">
        <w:fldChar w:fldCharType="end"/>
      </w:r>
      <w:r w:rsidRPr="00EB5695">
        <w:rPr>
          <w:lang w:val="es-ES"/>
        </w:rPr>
        <w:t>, texto limpio del tuit original</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2818"/>
        <w:gridCol w:w="2832"/>
      </w:tblGrid>
      <w:tr w:rsidR="007E7BC2" w14:paraId="6B6F17EE" w14:textId="77777777" w:rsidTr="007E7BC2">
        <w:tc>
          <w:tcPr>
            <w:tcW w:w="1715" w:type="dxa"/>
          </w:tcPr>
          <w:p w14:paraId="6CE7A167" w14:textId="77777777" w:rsidR="007E7BC2" w:rsidRPr="007E7BC2" w:rsidRDefault="007E7BC2" w:rsidP="007E7BC2">
            <w:pPr>
              <w:spacing w:before="60" w:after="240"/>
              <w:jc w:val="center"/>
              <w:rPr>
                <w:sz w:val="22"/>
              </w:rPr>
            </w:pPr>
            <w:r w:rsidRPr="007E7BC2">
              <w:rPr>
                <w:sz w:val="22"/>
              </w:rPr>
              <w:t>Número de vecinos</w:t>
            </w:r>
          </w:p>
        </w:tc>
        <w:tc>
          <w:tcPr>
            <w:tcW w:w="2818" w:type="dxa"/>
          </w:tcPr>
          <w:p w14:paraId="0D27DB2A" w14:textId="196189B4"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medida de desempeño de un clasificador.  Es el porcenaje del total de instancias que se clasifican erróneamente (FP+FN)</w:instrText>
            </w:r>
            <w:r w:rsidR="00ED4398">
              <w:rPr>
                <w:sz w:val="22"/>
              </w:rPr>
              <w:instrText>”</w:instrText>
            </w:r>
            <w:r w:rsidRPr="007E7BC2">
              <w:rPr>
                <w:sz w:val="22"/>
              </w:rPr>
              <w:instrText xml:space="preserve"> </w:instrText>
            </w:r>
            <w:r w:rsidRPr="007E7BC2">
              <w:rPr>
                <w:sz w:val="22"/>
              </w:rPr>
              <w:fldChar w:fldCharType="end"/>
            </w:r>
          </w:p>
        </w:tc>
        <w:tc>
          <w:tcPr>
            <w:tcW w:w="2832" w:type="dxa"/>
          </w:tcPr>
          <w:p w14:paraId="4D0F9FB7"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00C55F7E" w14:textId="77777777" w:rsidTr="007E7BC2">
        <w:tc>
          <w:tcPr>
            <w:tcW w:w="1715" w:type="dxa"/>
          </w:tcPr>
          <w:p w14:paraId="1FF5E73F" w14:textId="77777777" w:rsidR="007E7BC2" w:rsidRPr="007E7BC2" w:rsidRDefault="007E7BC2" w:rsidP="007E7BC2">
            <w:pPr>
              <w:spacing w:before="60" w:after="240"/>
              <w:jc w:val="center"/>
              <w:rPr>
                <w:sz w:val="22"/>
              </w:rPr>
            </w:pPr>
            <w:r w:rsidRPr="007E7BC2">
              <w:rPr>
                <w:sz w:val="22"/>
              </w:rPr>
              <w:lastRenderedPageBreak/>
              <w:t>3</w:t>
            </w:r>
          </w:p>
        </w:tc>
        <w:tc>
          <w:tcPr>
            <w:tcW w:w="2818" w:type="dxa"/>
          </w:tcPr>
          <w:p w14:paraId="37B51103" w14:textId="77777777" w:rsidR="007E7BC2" w:rsidRPr="007E7BC2" w:rsidRDefault="007E7BC2" w:rsidP="007E7BC2">
            <w:pPr>
              <w:spacing w:before="60" w:after="240"/>
              <w:jc w:val="center"/>
              <w:rPr>
                <w:sz w:val="22"/>
              </w:rPr>
            </w:pPr>
            <w:r w:rsidRPr="007E7BC2">
              <w:rPr>
                <w:sz w:val="22"/>
              </w:rPr>
              <w:t>0.2721</w:t>
            </w:r>
          </w:p>
        </w:tc>
        <w:tc>
          <w:tcPr>
            <w:tcW w:w="2832" w:type="dxa"/>
          </w:tcPr>
          <w:p w14:paraId="385A719D" w14:textId="77777777" w:rsidR="007E7BC2" w:rsidRPr="007E7BC2" w:rsidRDefault="007E7BC2" w:rsidP="007E7BC2">
            <w:pPr>
              <w:spacing w:before="60" w:after="240"/>
              <w:jc w:val="center"/>
              <w:rPr>
                <w:sz w:val="22"/>
              </w:rPr>
            </w:pPr>
            <w:r w:rsidRPr="007E7BC2">
              <w:rPr>
                <w:sz w:val="22"/>
              </w:rPr>
              <w:t>0.0206</w:t>
            </w:r>
          </w:p>
        </w:tc>
      </w:tr>
      <w:tr w:rsidR="007E7BC2" w14:paraId="65CFD7D6" w14:textId="77777777" w:rsidTr="007E7BC2">
        <w:tc>
          <w:tcPr>
            <w:tcW w:w="1715" w:type="dxa"/>
          </w:tcPr>
          <w:p w14:paraId="2EED14E1" w14:textId="77777777" w:rsidR="007E7BC2" w:rsidRPr="007E7BC2" w:rsidRDefault="007E7BC2" w:rsidP="007E7BC2">
            <w:pPr>
              <w:spacing w:before="60" w:after="240"/>
              <w:jc w:val="center"/>
              <w:rPr>
                <w:sz w:val="22"/>
              </w:rPr>
            </w:pPr>
            <w:r w:rsidRPr="007E7BC2">
              <w:rPr>
                <w:sz w:val="22"/>
              </w:rPr>
              <w:t>5</w:t>
            </w:r>
          </w:p>
        </w:tc>
        <w:tc>
          <w:tcPr>
            <w:tcW w:w="2818" w:type="dxa"/>
          </w:tcPr>
          <w:p w14:paraId="5846C6BE" w14:textId="77777777" w:rsidR="007E7BC2" w:rsidRPr="007E7BC2" w:rsidRDefault="007E7BC2" w:rsidP="007E7BC2">
            <w:pPr>
              <w:spacing w:before="60" w:after="240"/>
              <w:jc w:val="center"/>
              <w:rPr>
                <w:sz w:val="22"/>
              </w:rPr>
            </w:pPr>
            <w:r w:rsidRPr="007E7BC2">
              <w:rPr>
                <w:sz w:val="22"/>
              </w:rPr>
              <w:t>0.2667</w:t>
            </w:r>
          </w:p>
        </w:tc>
        <w:tc>
          <w:tcPr>
            <w:tcW w:w="2832" w:type="dxa"/>
          </w:tcPr>
          <w:p w14:paraId="2E43458C" w14:textId="77777777" w:rsidR="007E7BC2" w:rsidRPr="007E7BC2" w:rsidRDefault="007E7BC2" w:rsidP="007E7BC2">
            <w:pPr>
              <w:spacing w:before="60" w:after="240"/>
              <w:jc w:val="center"/>
              <w:rPr>
                <w:sz w:val="22"/>
              </w:rPr>
            </w:pPr>
            <w:r w:rsidRPr="007E7BC2">
              <w:rPr>
                <w:sz w:val="22"/>
              </w:rPr>
              <w:t>0.0239</w:t>
            </w:r>
          </w:p>
        </w:tc>
      </w:tr>
      <w:tr w:rsidR="007E7BC2" w14:paraId="721E37A4" w14:textId="77777777" w:rsidTr="007E7BC2">
        <w:tc>
          <w:tcPr>
            <w:tcW w:w="1715" w:type="dxa"/>
          </w:tcPr>
          <w:p w14:paraId="71980D9F" w14:textId="77777777" w:rsidR="007E7BC2" w:rsidRPr="007E7BC2" w:rsidRDefault="007E7BC2" w:rsidP="007E7BC2">
            <w:pPr>
              <w:spacing w:before="60" w:after="240"/>
              <w:jc w:val="center"/>
              <w:rPr>
                <w:sz w:val="22"/>
              </w:rPr>
            </w:pPr>
            <w:r w:rsidRPr="007E7BC2">
              <w:rPr>
                <w:sz w:val="22"/>
              </w:rPr>
              <w:t>7</w:t>
            </w:r>
          </w:p>
        </w:tc>
        <w:tc>
          <w:tcPr>
            <w:tcW w:w="2818" w:type="dxa"/>
          </w:tcPr>
          <w:p w14:paraId="714F87A4" w14:textId="77777777" w:rsidR="007E7BC2" w:rsidRPr="007E7BC2" w:rsidRDefault="007E7BC2" w:rsidP="007E7BC2">
            <w:pPr>
              <w:spacing w:before="60" w:after="240"/>
              <w:jc w:val="center"/>
              <w:rPr>
                <w:sz w:val="22"/>
              </w:rPr>
            </w:pPr>
            <w:r w:rsidRPr="007E7BC2">
              <w:rPr>
                <w:sz w:val="22"/>
              </w:rPr>
              <w:t>0.2582</w:t>
            </w:r>
          </w:p>
        </w:tc>
        <w:tc>
          <w:tcPr>
            <w:tcW w:w="2832" w:type="dxa"/>
          </w:tcPr>
          <w:p w14:paraId="13139A96" w14:textId="77777777" w:rsidR="007E7BC2" w:rsidRPr="007E7BC2" w:rsidRDefault="007E7BC2" w:rsidP="007E7BC2">
            <w:pPr>
              <w:spacing w:before="60" w:after="240"/>
              <w:jc w:val="center"/>
              <w:rPr>
                <w:sz w:val="22"/>
              </w:rPr>
            </w:pPr>
            <w:r w:rsidRPr="007E7BC2">
              <w:rPr>
                <w:sz w:val="22"/>
              </w:rPr>
              <w:t>0.0110</w:t>
            </w:r>
          </w:p>
        </w:tc>
      </w:tr>
      <w:tr w:rsidR="007E7BC2" w14:paraId="2FDFDCB4" w14:textId="77777777" w:rsidTr="007E7BC2">
        <w:tc>
          <w:tcPr>
            <w:tcW w:w="1715" w:type="dxa"/>
          </w:tcPr>
          <w:p w14:paraId="0C4995E7" w14:textId="77777777" w:rsidR="007E7BC2" w:rsidRPr="007E7BC2" w:rsidRDefault="007E7BC2" w:rsidP="007E7BC2">
            <w:pPr>
              <w:spacing w:before="60" w:after="240"/>
              <w:jc w:val="center"/>
              <w:rPr>
                <w:sz w:val="22"/>
              </w:rPr>
            </w:pPr>
            <w:r w:rsidRPr="007E7BC2">
              <w:rPr>
                <w:sz w:val="22"/>
              </w:rPr>
              <w:t>13</w:t>
            </w:r>
          </w:p>
        </w:tc>
        <w:tc>
          <w:tcPr>
            <w:tcW w:w="2818" w:type="dxa"/>
          </w:tcPr>
          <w:p w14:paraId="7E087430" w14:textId="77777777" w:rsidR="007E7BC2" w:rsidRPr="007E7BC2" w:rsidRDefault="007E7BC2" w:rsidP="007E7BC2">
            <w:pPr>
              <w:spacing w:before="60" w:after="240"/>
              <w:jc w:val="center"/>
              <w:rPr>
                <w:sz w:val="22"/>
              </w:rPr>
            </w:pPr>
            <w:r w:rsidRPr="007E7BC2">
              <w:rPr>
                <w:sz w:val="22"/>
              </w:rPr>
              <w:t>0.2570</w:t>
            </w:r>
          </w:p>
        </w:tc>
        <w:tc>
          <w:tcPr>
            <w:tcW w:w="2832" w:type="dxa"/>
          </w:tcPr>
          <w:p w14:paraId="255E5B43" w14:textId="77777777" w:rsidR="007E7BC2" w:rsidRPr="007E7BC2" w:rsidRDefault="007E7BC2" w:rsidP="007E7BC2">
            <w:pPr>
              <w:keepNext/>
              <w:spacing w:before="60" w:after="240"/>
              <w:jc w:val="center"/>
              <w:rPr>
                <w:sz w:val="22"/>
              </w:rPr>
            </w:pPr>
            <w:r w:rsidRPr="007E7BC2">
              <w:rPr>
                <w:sz w:val="22"/>
              </w:rPr>
              <w:t>0.0054</w:t>
            </w:r>
          </w:p>
        </w:tc>
      </w:tr>
    </w:tbl>
    <w:p w14:paraId="3A22A42E" w14:textId="40DF39B9" w:rsidR="007E7BC2" w:rsidRDefault="007E7BC2" w:rsidP="007E7BC2">
      <w:pPr>
        <w:pStyle w:val="Epgrafe"/>
        <w:ind w:left="567"/>
      </w:pPr>
      <w:bookmarkStart w:id="360" w:name="_Ref485747812"/>
      <w:bookmarkStart w:id="361" w:name="_Toc486016080"/>
      <w:r>
        <w:t xml:space="preserve">Tabla </w:t>
      </w:r>
      <w:fldSimple w:instr=" STYLEREF 1 \s ">
        <w:r w:rsidR="00325219">
          <w:rPr>
            <w:noProof/>
          </w:rPr>
          <w:t>5</w:t>
        </w:r>
      </w:fldSimple>
      <w:r>
        <w:noBreakHyphen/>
      </w:r>
      <w:fldSimple w:instr=" SEQ Tabla \* ARABIC \s 1 ">
        <w:r w:rsidR="00325219">
          <w:rPr>
            <w:noProof/>
          </w:rPr>
          <w:t>4</w:t>
        </w:r>
      </w:fldSimple>
      <w:bookmarkEnd w:id="360"/>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rsidR="00ED4398">
        <w:instrText>”</w:instrText>
      </w:r>
      <w:r>
        <w:instrText xml:space="preserve"> </w:instrText>
      </w:r>
      <w:r>
        <w:fldChar w:fldCharType="end"/>
      </w:r>
      <w:r>
        <w:t xml:space="preserve"> de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bookmarkEnd w:id="361"/>
    </w:p>
    <w:p w14:paraId="5E015ACA" w14:textId="4D4BFEF9" w:rsidR="007E7BC2" w:rsidRDefault="007E7BC2" w:rsidP="007E7BC2">
      <w:pPr>
        <w:ind w:left="624"/>
      </w:pPr>
      <w:r>
        <w:t xml:space="preserve">Como se puede observar en la </w:t>
      </w:r>
      <w:r>
        <w:fldChar w:fldCharType="begin"/>
      </w:r>
      <w:r>
        <w:instrText xml:space="preserve"> REF _Ref485747812 \h </w:instrText>
      </w:r>
      <w:r>
        <w:fldChar w:fldCharType="separate"/>
      </w:r>
      <w:r w:rsidR="00325219">
        <w:t xml:space="preserve">Tabla </w:t>
      </w:r>
      <w:r w:rsidR="00325219">
        <w:rPr>
          <w:noProof/>
        </w:rPr>
        <w:t>5</w:t>
      </w:r>
      <w:r w:rsidR="00325219">
        <w:noBreakHyphen/>
      </w:r>
      <w:r w:rsidR="00325219">
        <w:rPr>
          <w:noProof/>
        </w:rPr>
        <w:t>4</w:t>
      </w:r>
      <w:r>
        <w:fldChar w:fldCharType="end"/>
      </w:r>
      <w:r>
        <w:t>, esta es muy similar a la obtenida utilizando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En este caso también se ha realizado una matriz de confusión para k=3:</w:t>
      </w:r>
    </w:p>
    <w:p w14:paraId="7504EEAA" w14:textId="77777777" w:rsidR="007E7BC2" w:rsidRDefault="007E7BC2" w:rsidP="007E7BC2">
      <w:pPr>
        <w:ind w:left="624"/>
      </w:pPr>
    </w:p>
    <w:p w14:paraId="5944F68D" w14:textId="32474E86" w:rsidR="007E7BC2" w:rsidRDefault="008D1426" w:rsidP="007E7BC2">
      <w:pPr>
        <w:keepNext/>
        <w:jc w:val="center"/>
      </w:pPr>
      <w:r w:rsidRPr="00FB2127">
        <w:rPr>
          <w:noProof/>
          <w:lang w:eastAsia="ja-JP"/>
        </w:rPr>
        <w:drawing>
          <wp:inline distT="0" distB="0" distL="0" distR="0" wp14:anchorId="206AC709" wp14:editId="117435F9">
            <wp:extent cx="3300095" cy="898525"/>
            <wp:effectExtent l="0" t="0" r="0" b="0"/>
            <wp:docPr id="299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00095" cy="898525"/>
                    </a:xfrm>
                    <a:prstGeom prst="rect">
                      <a:avLst/>
                    </a:prstGeom>
                    <a:noFill/>
                    <a:ln>
                      <a:noFill/>
                    </a:ln>
                  </pic:spPr>
                </pic:pic>
              </a:graphicData>
            </a:graphic>
          </wp:inline>
        </w:drawing>
      </w:r>
    </w:p>
    <w:p w14:paraId="45B376BC" w14:textId="24D8B89F" w:rsidR="007E7BC2" w:rsidRDefault="007E7BC2" w:rsidP="007E7BC2">
      <w:pPr>
        <w:pStyle w:val="Epgrafe"/>
      </w:pPr>
      <w:bookmarkStart w:id="362" w:name="_Ref485805101"/>
      <w:bookmarkStart w:id="363" w:name="_Toc486016036"/>
      <w:r>
        <w:t xml:space="preserve">Figura </w:t>
      </w:r>
      <w:fldSimple w:instr=" STYLEREF 1 \s ">
        <w:r w:rsidR="00325219">
          <w:rPr>
            <w:noProof/>
          </w:rPr>
          <w:t>5</w:t>
        </w:r>
      </w:fldSimple>
      <w:r w:rsidR="0042492B">
        <w:noBreakHyphen/>
      </w:r>
      <w:fldSimple w:instr=" SEQ Figura \* ARABIC \s 1 ">
        <w:r w:rsidR="00325219">
          <w:rPr>
            <w:noProof/>
          </w:rPr>
          <w:t>9</w:t>
        </w:r>
      </w:fldSimple>
      <w:bookmarkEnd w:id="362"/>
      <w:r>
        <w:t>: Matriz de Confusión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bookmarkEnd w:id="363"/>
    </w:p>
    <w:p w14:paraId="10DED946" w14:textId="5EA0BEC1" w:rsidR="007E7BC2" w:rsidRDefault="007E7BC2" w:rsidP="007E7BC2">
      <w:pPr>
        <w:ind w:left="624"/>
      </w:pPr>
      <w:r>
        <w:t>La precisión (p) y exhaustividad (r) obtenidas de la matriz de confusión (</w:t>
      </w:r>
      <w:r>
        <w:fldChar w:fldCharType="begin"/>
      </w:r>
      <w:r>
        <w:instrText xml:space="preserve"> REF _Ref485805101 \h </w:instrText>
      </w:r>
      <w:r>
        <w:fldChar w:fldCharType="separate"/>
      </w:r>
      <w:r w:rsidR="00325219">
        <w:t xml:space="preserve">Figura </w:t>
      </w:r>
      <w:r w:rsidR="00325219">
        <w:rPr>
          <w:noProof/>
        </w:rPr>
        <w:t>5</w:t>
      </w:r>
      <w:r w:rsidR="00325219">
        <w:noBreakHyphen/>
      </w:r>
      <w:r w:rsidR="00325219">
        <w:rPr>
          <w:noProof/>
        </w:rPr>
        <w:t>9</w:t>
      </w:r>
      <w:r>
        <w:fldChar w:fldCharType="end"/>
      </w:r>
      <w:r>
        <w:t>) son las siguientes:</w:t>
      </w:r>
    </w:p>
    <w:p w14:paraId="50421723" w14:textId="7E9C20F7" w:rsidR="007E7BC2" w:rsidRPr="00FF4EF1"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127E8936" w14:textId="382F07A5" w:rsidR="007E7BC2" w:rsidRDefault="007E7BC2" w:rsidP="007E7BC2">
      <w:pPr>
        <w:ind w:left="624"/>
      </w:pPr>
      <w:r>
        <w:t>La exhaustividad es bastante mayor en este caso en comparación con los resultados obtenidos con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xml:space="preserve"> (6,45%), sin embargo, la precisión es menor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una disminución de 0.12. A pesar de que con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haya cierta mejoría con respecto al uso de K-NN con distancia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los resultados no se pueden considerar buenos. A pesar de que ahora se tenga en cuenta el tf e idf y la distancia coseno nos</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 xml:space="preserve"> permite obtener los k tuits más parecidos, esto no significa que los tuits pertenezcan a la misma clase. Puede deberse al ruido o incluso por el propio contexto, es decir, que este último no sea vea lo suficientemente reflejado en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rsidR="00ED4398">
        <w:instrText>”</w:instrText>
      </w:r>
      <w:r>
        <w:instrText xml:space="preserve"> </w:instrText>
      </w:r>
      <w:r>
        <w:fldChar w:fldCharType="end"/>
      </w:r>
      <w:r>
        <w:t>.</w:t>
      </w:r>
    </w:p>
    <w:p w14:paraId="1B629AE3" w14:textId="05AB3322" w:rsidR="007E7BC2" w:rsidRDefault="007E7BC2" w:rsidP="007E7BC2">
      <w:pPr>
        <w:pStyle w:val="Ttulo3"/>
      </w:pPr>
      <w:bookmarkStart w:id="364" w:name="_Toc485972244"/>
      <w:bookmarkStart w:id="365" w:name="_Toc486015948"/>
      <w:r>
        <w:t>Redes Neuronales</w:t>
      </w:r>
      <w:bookmarkEnd w:id="364"/>
      <w:bookmarkEnd w:id="365"/>
    </w:p>
    <w:p w14:paraId="30DCA7C5" w14:textId="77777777" w:rsidR="007E7BC2" w:rsidRDefault="007E7BC2" w:rsidP="007E7BC2">
      <w:pPr>
        <w:ind w:left="567"/>
      </w:pPr>
      <w:r>
        <w:t xml:space="preserve">Las pruebas realizadas con los clasificadores basados en redes neuronales se realizarán con: </w:t>
      </w:r>
    </w:p>
    <w:p w14:paraId="1C1CF7FA" w14:textId="68458A3F" w:rsidR="007E7BC2" w:rsidRDefault="009178EF" w:rsidP="00D82363">
      <w:pPr>
        <w:pStyle w:val="Prrafodelista"/>
        <w:numPr>
          <w:ilvl w:val="0"/>
          <w:numId w:val="35"/>
        </w:numPr>
      </w:pPr>
      <w:r>
        <w:t>variables binarias</w:t>
      </w:r>
      <w:r w:rsidR="007E7BC2">
        <w:t xml:space="preserve"> (1 el término está o 0 si no está), </w:t>
      </w:r>
    </w:p>
    <w:p w14:paraId="1E61E945" w14:textId="16E0912E" w:rsidR="007E7BC2" w:rsidRDefault="007E7BC2" w:rsidP="00D82363">
      <w:pPr>
        <w:pStyle w:val="Prrafodelista"/>
        <w:numPr>
          <w:ilvl w:val="0"/>
          <w:numId w:val="35"/>
        </w:numPr>
      </w:pPr>
      <w:r>
        <w:t>variable tf-idf</w:t>
      </w:r>
      <w:r>
        <w:fldChar w:fldCharType="begin"/>
      </w:r>
      <w:r>
        <w:instrText xml:space="preserve"> XE "</w:instrText>
      </w:r>
      <w:r w:rsidRPr="00185CCF">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ED4398">
        <w:instrText>”</w:instrText>
      </w:r>
      <w:r>
        <w:instrText xml:space="preserve"> </w:instrText>
      </w:r>
      <w:r>
        <w:fldChar w:fldCharType="end"/>
      </w:r>
      <w:r>
        <w:t xml:space="preserve"> y unigramas.</w:t>
      </w:r>
    </w:p>
    <w:p w14:paraId="2D3EBF6E" w14:textId="77777777" w:rsidR="007E7BC2" w:rsidRDefault="007E7BC2" w:rsidP="007E7BC2">
      <w:pPr>
        <w:ind w:left="567"/>
      </w:pPr>
      <w:r>
        <w:t>Los tres modelos de redes neuronales utilizados son: perceptrón simple, perceptrón de una capa oculta y perceptrón multicapa de tres capas ocultas.</w:t>
      </w:r>
    </w:p>
    <w:p w14:paraId="5B429DC0" w14:textId="2A28BF51" w:rsidR="007E7BC2" w:rsidRDefault="0042492B" w:rsidP="00131CE6">
      <w:pPr>
        <w:pStyle w:val="Ttulo4"/>
      </w:pPr>
      <w:bookmarkStart w:id="366" w:name="_Perceptrón_Simple"/>
      <w:bookmarkEnd w:id="366"/>
      <w:r>
        <w:t>Perceptrón</w:t>
      </w:r>
      <w:r w:rsidR="007E7BC2">
        <w:t xml:space="preserve"> Simple</w:t>
      </w:r>
    </w:p>
    <w:p w14:paraId="25AAB0D5" w14:textId="77777777" w:rsidR="007E7BC2" w:rsidRDefault="007E7BC2" w:rsidP="007E7BC2">
      <w:pPr>
        <w:ind w:left="624"/>
      </w:pPr>
      <w:r>
        <w:t>Para realizar las pruebas correspondientes con este clasificador se han tenido en cuenta dos parámetros muy importantes que son:</w:t>
      </w:r>
    </w:p>
    <w:p w14:paraId="204EAC4E" w14:textId="77777777" w:rsidR="007E7BC2" w:rsidRDefault="007E7BC2" w:rsidP="00D82363">
      <w:pPr>
        <w:pStyle w:val="Prrafodelista"/>
        <w:numPr>
          <w:ilvl w:val="0"/>
          <w:numId w:val="36"/>
        </w:numPr>
      </w:pPr>
      <w:r>
        <w:t xml:space="preserve">el número de épocas y </w:t>
      </w:r>
    </w:p>
    <w:p w14:paraId="0534E669" w14:textId="4BB38201" w:rsidR="007E7BC2" w:rsidRDefault="007E7BC2" w:rsidP="00D82363">
      <w:pPr>
        <w:pStyle w:val="Prrafodelista"/>
        <w:numPr>
          <w:ilvl w:val="0"/>
          <w:numId w:val="36"/>
        </w:numPr>
      </w:pPr>
      <w:r>
        <w:t>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w:t>
      </w:r>
    </w:p>
    <w:p w14:paraId="5977F4DA" w14:textId="516DF1ED" w:rsidR="007E7BC2" w:rsidRDefault="007E7BC2" w:rsidP="007E7BC2">
      <w:pPr>
        <w:ind w:left="624"/>
      </w:pPr>
      <w:r>
        <w:lastRenderedPageBreak/>
        <w:t>Para calcular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óptima se ha establecido un número máximo de iteraciones (1.000) y esta se ha ido variando. Al realizar el experimento se obtuvo la siguiente gráfica:</w:t>
      </w:r>
    </w:p>
    <w:p w14:paraId="69F93D90" w14:textId="4AD212E1" w:rsidR="007E7BC2" w:rsidRDefault="008D1426" w:rsidP="007E7BC2">
      <w:pPr>
        <w:jc w:val="center"/>
      </w:pPr>
      <w:r w:rsidRPr="00FB2127">
        <w:rPr>
          <w:noProof/>
          <w:lang w:eastAsia="ja-JP"/>
        </w:rPr>
        <w:drawing>
          <wp:inline distT="0" distB="0" distL="0" distR="0" wp14:anchorId="342A9387" wp14:editId="3C20A120">
            <wp:extent cx="2671445" cy="2003425"/>
            <wp:effectExtent l="0" t="0" r="0" b="0"/>
            <wp:docPr id="2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1445" cy="2003425"/>
                    </a:xfrm>
                    <a:prstGeom prst="rect">
                      <a:avLst/>
                    </a:prstGeom>
                    <a:noFill/>
                    <a:ln>
                      <a:noFill/>
                    </a:ln>
                  </pic:spPr>
                </pic:pic>
              </a:graphicData>
            </a:graphic>
          </wp:inline>
        </w:drawing>
      </w:r>
    </w:p>
    <w:p w14:paraId="19BBAC82" w14:textId="4EAD3B51" w:rsidR="007E7BC2" w:rsidRDefault="007E7BC2" w:rsidP="007E7BC2">
      <w:pPr>
        <w:pStyle w:val="Epgrafe"/>
      </w:pPr>
      <w:bookmarkStart w:id="367" w:name="_Toc486016037"/>
      <w:r>
        <w:t xml:space="preserve">Figura </w:t>
      </w:r>
      <w:fldSimple w:instr=" STYLEREF 1 \s ">
        <w:r w:rsidR="00325219">
          <w:rPr>
            <w:noProof/>
          </w:rPr>
          <w:t>5</w:t>
        </w:r>
      </w:fldSimple>
      <w:r w:rsidR="0042492B">
        <w:noBreakHyphen/>
      </w:r>
      <w:fldSimple w:instr=" SEQ Figura \* ARABIC \s 1 ">
        <w:r w:rsidR="00325219">
          <w:rPr>
            <w:noProof/>
          </w:rPr>
          <w:t>10</w:t>
        </w:r>
      </w:fldSimple>
      <w:r>
        <w:t>: Covariación Tasa de Error-Constante de Aprendizaje</w:t>
      </w:r>
      <w:bookmarkEnd w:id="367"/>
    </w:p>
    <w:p w14:paraId="4FD5BFFB" w14:textId="39A85295" w:rsidR="007E7BC2" w:rsidRDefault="007E7BC2" w:rsidP="007100D3">
      <w:pPr>
        <w:ind w:left="624"/>
      </w:pPr>
      <w:r>
        <w:t>Esta gráfica muestra que la tasa de error mínima se encuentra con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de 0,1, es decir, el valor más pequeño con el que se ha probado. Utilizando esa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se ha obtenido la siguiente matriz de confusión de una de las particiones:</w:t>
      </w:r>
    </w:p>
    <w:p w14:paraId="5632E855" w14:textId="77777777" w:rsidR="007E7BC2" w:rsidRDefault="007E7BC2" w:rsidP="007E7BC2">
      <w:pPr>
        <w:jc w:val="left"/>
      </w:pPr>
    </w:p>
    <w:p w14:paraId="7A07F126" w14:textId="1CEB9DB8" w:rsidR="007E7BC2" w:rsidRDefault="008D1426" w:rsidP="007E7BC2">
      <w:pPr>
        <w:jc w:val="center"/>
      </w:pPr>
      <w:r w:rsidRPr="00FB2127">
        <w:rPr>
          <w:noProof/>
          <w:lang w:eastAsia="ja-JP"/>
        </w:rPr>
        <w:drawing>
          <wp:inline distT="0" distB="0" distL="0" distR="0" wp14:anchorId="606A5F68" wp14:editId="653AD433">
            <wp:extent cx="2734945" cy="723265"/>
            <wp:effectExtent l="0" t="0" r="8255" b="635"/>
            <wp:docPr id="299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4945" cy="723265"/>
                    </a:xfrm>
                    <a:prstGeom prst="rect">
                      <a:avLst/>
                    </a:prstGeom>
                    <a:noFill/>
                    <a:ln>
                      <a:noFill/>
                    </a:ln>
                  </pic:spPr>
                </pic:pic>
              </a:graphicData>
            </a:graphic>
          </wp:inline>
        </w:drawing>
      </w:r>
    </w:p>
    <w:p w14:paraId="1DBB2AB4" w14:textId="5355CD50" w:rsidR="007E7BC2" w:rsidRDefault="007E7BC2" w:rsidP="007E7BC2">
      <w:pPr>
        <w:pStyle w:val="Epgrafe"/>
      </w:pPr>
      <w:bookmarkStart w:id="368" w:name="_Toc486016038"/>
      <w:r>
        <w:t xml:space="preserve">Figura </w:t>
      </w:r>
      <w:fldSimple w:instr=" STYLEREF 1 \s ">
        <w:r w:rsidR="00325219">
          <w:rPr>
            <w:noProof/>
          </w:rPr>
          <w:t>5</w:t>
        </w:r>
      </w:fldSimple>
      <w:r w:rsidR="0042492B">
        <w:noBreakHyphen/>
      </w:r>
      <w:fldSimple w:instr=" SEQ Figura \* ARABIC \s 1 ">
        <w:r w:rsidR="00325219">
          <w:rPr>
            <w:noProof/>
          </w:rPr>
          <w:t>11</w:t>
        </w:r>
      </w:fldSimple>
      <w:r>
        <w:t>: Matriz de Confusión Red Neuronal Monocapa</w:t>
      </w:r>
      <w:bookmarkEnd w:id="368"/>
    </w:p>
    <w:p w14:paraId="30620472" w14:textId="25FA4CDE" w:rsidR="007E7BC2" w:rsidRDefault="009178EF" w:rsidP="007E7BC2">
      <w:pPr>
        <w:ind w:left="624"/>
      </w:pPr>
      <w:r>
        <w:t>La tasa</w:t>
      </w:r>
      <w:r w:rsidR="007E7BC2">
        <w:t xml:space="preserve"> de error obtenido es 21,55% si se compara con la del clasificador básico (27,21%) solo</w:t>
      </w:r>
      <w:r w:rsidR="00285091">
        <w:t xml:space="preserve"> </w:t>
      </w:r>
      <w:r w:rsidR="007E7BC2">
        <w:t>se rebajaría el error un 6%. La precisión (p) y exhaustividad (r) obtenidas de la matriz de confusión (</w:t>
      </w:r>
      <w:r w:rsidR="007100D3">
        <w:t>Figura 5</w:t>
      </w:r>
      <w:r w:rsidR="007E7BC2">
        <w:t>-</w:t>
      </w:r>
      <w:r w:rsidR="007100D3">
        <w:t>11</w:t>
      </w:r>
      <w:r w:rsidR="007E7BC2">
        <w:t>) son las siguientes:</w:t>
      </w:r>
    </w:p>
    <w:p w14:paraId="3B516713" w14:textId="39219ABF" w:rsidR="007E7BC2" w:rsidRPr="007C3DD4" w:rsidRDefault="008D1426" w:rsidP="007E7BC2">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CEC1FB1" w14:textId="77777777" w:rsidR="007E7BC2" w:rsidRDefault="007E7BC2" w:rsidP="007E7BC2">
      <w:pPr>
        <w:ind w:left="624"/>
      </w:pPr>
      <w:r>
        <w:t>Estos valores de la métrica pueden deberse a que se trata de un problema que no es linealmente separable por lo que un perceptrón no es capaz de clasificar correctamente los tuits en sus correspondientes clases.</w:t>
      </w:r>
    </w:p>
    <w:p w14:paraId="49889055" w14:textId="631CAAEA" w:rsidR="007E7BC2" w:rsidRPr="00EB5695" w:rsidRDefault="0042492B" w:rsidP="00131CE6">
      <w:pPr>
        <w:pStyle w:val="Ttulo4"/>
        <w:rPr>
          <w:lang w:val="es-ES"/>
        </w:rPr>
      </w:pPr>
      <w:bookmarkStart w:id="369" w:name="_Perceptrón_de_una"/>
      <w:bookmarkEnd w:id="369"/>
      <w:r>
        <w:rPr>
          <w:lang w:val="es-ES"/>
        </w:rPr>
        <w:t>Perceptrón</w:t>
      </w:r>
      <w:r w:rsidR="007E7BC2" w:rsidRPr="00EB5695">
        <w:rPr>
          <w:lang w:val="es-ES"/>
        </w:rPr>
        <w:t xml:space="preserve"> de una capa oculta</w:t>
      </w:r>
    </w:p>
    <w:p w14:paraId="1715EE37" w14:textId="59510E22" w:rsidR="007E7BC2" w:rsidRDefault="007E7BC2" w:rsidP="007E7BC2">
      <w:pPr>
        <w:ind w:left="624"/>
      </w:pPr>
      <w:r>
        <w:t xml:space="preserve">Al utilizar </w:t>
      </w:r>
      <w:r w:rsidR="00285091">
        <w:t>una red</w:t>
      </w:r>
      <w:r>
        <w:t xml:space="preserve"> de una sola capa oculta hay que ajustar el número de neuronas en la capa oculta aparte de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Para ello se </w:t>
      </w:r>
      <w:r w:rsidR="00D20C80">
        <w:t>utiliza</w:t>
      </w:r>
      <w:r>
        <w:t xml:space="preserve"> una búsqueda codiciosa de parámetros, se fija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mientras se varía el número de neuronas en la capa oculta y una vez enco</w:t>
      </w:r>
      <w:r w:rsidR="0038582C">
        <w:t>ntrado el número que minimice la</w:t>
      </w:r>
      <w:r>
        <w:t xml:space="preserve"> tasa de error se fija ese número de neuronas y se varía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hasta encontrar la mínima:</w:t>
      </w:r>
    </w:p>
    <w:p w14:paraId="3F606595" w14:textId="4CF39DB7" w:rsidR="007E7BC2" w:rsidRDefault="008D1426" w:rsidP="007E7BC2">
      <w:pPr>
        <w:jc w:val="center"/>
      </w:pPr>
      <w:r w:rsidRPr="00FB2127">
        <w:rPr>
          <w:noProof/>
          <w:lang w:eastAsia="ja-JP"/>
        </w:rPr>
        <w:lastRenderedPageBreak/>
        <w:drawing>
          <wp:inline distT="0" distB="0" distL="0" distR="0" wp14:anchorId="5F01B6AC" wp14:editId="083AA5B4">
            <wp:extent cx="2544445" cy="1884680"/>
            <wp:effectExtent l="0" t="0" r="8255" b="1270"/>
            <wp:docPr id="30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4445" cy="1884680"/>
                    </a:xfrm>
                    <a:prstGeom prst="rect">
                      <a:avLst/>
                    </a:prstGeom>
                    <a:noFill/>
                    <a:ln>
                      <a:noFill/>
                    </a:ln>
                  </pic:spPr>
                </pic:pic>
              </a:graphicData>
            </a:graphic>
          </wp:inline>
        </w:drawing>
      </w:r>
      <w:r w:rsidRPr="00FB2127">
        <w:rPr>
          <w:noProof/>
          <w:lang w:eastAsia="ja-JP"/>
        </w:rPr>
        <w:drawing>
          <wp:inline distT="0" distB="0" distL="0" distR="0" wp14:anchorId="5FC9D6E6" wp14:editId="764DFB6B">
            <wp:extent cx="2512695" cy="1892300"/>
            <wp:effectExtent l="0" t="0" r="1905" b="0"/>
            <wp:docPr id="30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2695" cy="1892300"/>
                    </a:xfrm>
                    <a:prstGeom prst="rect">
                      <a:avLst/>
                    </a:prstGeom>
                    <a:noFill/>
                    <a:ln>
                      <a:noFill/>
                    </a:ln>
                  </pic:spPr>
                </pic:pic>
              </a:graphicData>
            </a:graphic>
          </wp:inline>
        </w:drawing>
      </w:r>
    </w:p>
    <w:p w14:paraId="7025E868" w14:textId="46A3E04A" w:rsidR="007E7BC2" w:rsidRPr="00091480" w:rsidRDefault="007E7BC2" w:rsidP="007E7BC2">
      <w:pPr>
        <w:pStyle w:val="Epgrafe"/>
      </w:pPr>
      <w:bookmarkStart w:id="370" w:name="_Toc486016039"/>
      <w:r>
        <w:t xml:space="preserve">Figura </w:t>
      </w:r>
      <w:fldSimple w:instr=" STYLEREF 1 \s ">
        <w:r w:rsidR="00325219">
          <w:rPr>
            <w:noProof/>
          </w:rPr>
          <w:t>5</w:t>
        </w:r>
      </w:fldSimple>
      <w:r w:rsidR="0042492B">
        <w:noBreakHyphen/>
      </w:r>
      <w:fldSimple w:instr=" SEQ Figura \* ARABIC \s 1 ">
        <w:r w:rsidR="00325219">
          <w:rPr>
            <w:noProof/>
          </w:rPr>
          <w:t>12</w:t>
        </w:r>
      </w:fldSimple>
      <w:r>
        <w:t>: Red Neuronal con una Capa Oculta: Error vs. Tasa de Aprendizaje</w:t>
      </w:r>
      <w:bookmarkEnd w:id="370"/>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p>
    <w:p w14:paraId="7951D178" w14:textId="7C73DE53" w:rsidR="007E7BC2" w:rsidRDefault="007E7BC2" w:rsidP="007E7BC2">
      <w:pPr>
        <w:ind w:left="624"/>
      </w:pPr>
      <w:r>
        <w:t>Se puede observar en las gráficas que la</w:t>
      </w:r>
      <w:r w:rsidR="00285091">
        <w:t xml:space="preserve"> </w:t>
      </w:r>
      <w:r>
        <w:t>tasa de error mínima se consigue con 230 neuronas en la capa oculta y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rsidR="00ED4398">
        <w:instrText>”</w:instrText>
      </w:r>
      <w:r>
        <w:instrText xml:space="preserve"> </w:instrText>
      </w:r>
      <w:r>
        <w:fldChar w:fldCharType="end"/>
      </w:r>
      <w:r>
        <w:t xml:space="preserve"> de 0,001. Clasificando con estos parámetros y fijando el número máximo de iteraciones a 1.000 se ha generado la matriz de confusión:</w:t>
      </w:r>
    </w:p>
    <w:p w14:paraId="52DDD3D1" w14:textId="77777777" w:rsidR="007E7BC2" w:rsidRDefault="007E7BC2" w:rsidP="007E7BC2">
      <w:pPr>
        <w:ind w:left="624"/>
      </w:pPr>
    </w:p>
    <w:p w14:paraId="2313D012" w14:textId="08111934" w:rsidR="007E7BC2" w:rsidRDefault="008D1426" w:rsidP="007E7BC2">
      <w:pPr>
        <w:jc w:val="center"/>
      </w:pPr>
      <w:r w:rsidRPr="00FB2127">
        <w:rPr>
          <w:noProof/>
          <w:lang w:eastAsia="ja-JP"/>
        </w:rPr>
        <w:drawing>
          <wp:inline distT="0" distB="0" distL="0" distR="0" wp14:anchorId="5D461D67" wp14:editId="4CA8F022">
            <wp:extent cx="2846705" cy="755650"/>
            <wp:effectExtent l="0" t="0" r="0" b="6350"/>
            <wp:docPr id="30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6705" cy="755650"/>
                    </a:xfrm>
                    <a:prstGeom prst="rect">
                      <a:avLst/>
                    </a:prstGeom>
                    <a:noFill/>
                    <a:ln>
                      <a:noFill/>
                    </a:ln>
                  </pic:spPr>
                </pic:pic>
              </a:graphicData>
            </a:graphic>
          </wp:inline>
        </w:drawing>
      </w:r>
    </w:p>
    <w:p w14:paraId="4A21FF88" w14:textId="1149F4A1" w:rsidR="007E7BC2" w:rsidRDefault="007E7BC2" w:rsidP="007E7BC2">
      <w:pPr>
        <w:pStyle w:val="Epgrafe"/>
      </w:pPr>
      <w:bookmarkStart w:id="371" w:name="_Toc486016040"/>
      <w:r>
        <w:t xml:space="preserve">Figura </w:t>
      </w:r>
      <w:fldSimple w:instr=" STYLEREF 1 \s ">
        <w:r w:rsidR="00325219">
          <w:rPr>
            <w:noProof/>
          </w:rPr>
          <w:t>5</w:t>
        </w:r>
      </w:fldSimple>
      <w:r w:rsidR="0042492B">
        <w:noBreakHyphen/>
      </w:r>
      <w:fldSimple w:instr=" SEQ Figura \* ARABIC \s 1 ">
        <w:r w:rsidR="00325219">
          <w:rPr>
            <w:noProof/>
          </w:rPr>
          <w:t>13</w:t>
        </w:r>
      </w:fldSimple>
      <w:r>
        <w:t>: Matriz de Confusión de Red Neuronal con una Capa Oculta</w:t>
      </w:r>
      <w:bookmarkEnd w:id="371"/>
    </w:p>
    <w:p w14:paraId="1554D8B4" w14:textId="5283B3DF" w:rsidR="007E7BC2" w:rsidRDefault="007E7BC2" w:rsidP="007E7BC2">
      <w:pPr>
        <w:ind w:left="624"/>
      </w:pPr>
      <w:r>
        <w:t>Como puede observarse</w:t>
      </w:r>
      <w:r w:rsidR="002D3441">
        <w:t xml:space="preserve"> (Figura 5-13)</w:t>
      </w:r>
      <w:r>
        <w:t>, la</w:t>
      </w:r>
      <w:r w:rsidR="00285091">
        <w:t xml:space="preserve"> </w:t>
      </w:r>
      <w:r>
        <w:t>tasa de error es de 22,97% mientras que la precisión (p) y la exhaustividad toman los valores:</w:t>
      </w:r>
    </w:p>
    <w:p w14:paraId="730A3220" w14:textId="6DB3114D" w:rsidR="007E7BC2" w:rsidRPr="00501790"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6931F36D" w14:textId="77777777" w:rsidR="007E7BC2" w:rsidRDefault="007E7BC2" w:rsidP="007E7BC2">
      <w:pPr>
        <w:ind w:left="624"/>
      </w:pPr>
      <w:r>
        <w:t>La precisión ha aumentado respecto al perceptrón simple mientras que la exhaustividad ha disminuido. Puede deberse a que una única capa no sea suficiente para resolver el problema al que nos enfrentamos.</w:t>
      </w:r>
    </w:p>
    <w:p w14:paraId="3C549BE7" w14:textId="6463AAD6" w:rsidR="007E7BC2" w:rsidRPr="00EB5695" w:rsidRDefault="0042492B" w:rsidP="00131CE6">
      <w:pPr>
        <w:pStyle w:val="Ttulo4"/>
        <w:rPr>
          <w:lang w:val="es-ES"/>
        </w:rPr>
      </w:pPr>
      <w:bookmarkStart w:id="372" w:name="_Perceptrón_multicapa_de"/>
      <w:bookmarkEnd w:id="372"/>
      <w:r>
        <w:rPr>
          <w:lang w:val="es-ES"/>
        </w:rPr>
        <w:t>Perceptrón</w:t>
      </w:r>
      <w:r w:rsidR="007E7BC2" w:rsidRPr="00EB5695">
        <w:rPr>
          <w:lang w:val="es-ES"/>
        </w:rPr>
        <w:t xml:space="preserve"> multicapa de tres capas ocultas</w:t>
      </w:r>
    </w:p>
    <w:p w14:paraId="14EDB7B3" w14:textId="77777777" w:rsidR="007E7BC2" w:rsidRDefault="007E7BC2" w:rsidP="007E7BC2">
      <w:pPr>
        <w:ind w:left="624"/>
      </w:pPr>
      <w:r>
        <w:t>Finalmente se experimenta con un perceptrón de tres capas ocultas con 1600 neuronas en cada una obteniendo la siguiente matriz de confusión:</w:t>
      </w:r>
    </w:p>
    <w:p w14:paraId="7EAD0C24" w14:textId="77777777" w:rsidR="007E7BC2" w:rsidRDefault="007E7BC2" w:rsidP="007E7BC2">
      <w:pPr>
        <w:ind w:left="624"/>
      </w:pPr>
    </w:p>
    <w:p w14:paraId="4FB7B12C" w14:textId="36B46F65" w:rsidR="007E7BC2" w:rsidRDefault="008D1426" w:rsidP="007E7BC2">
      <w:pPr>
        <w:jc w:val="center"/>
      </w:pPr>
      <w:r w:rsidRPr="00FB2127">
        <w:rPr>
          <w:noProof/>
          <w:lang w:eastAsia="ja-JP"/>
        </w:rPr>
        <w:drawing>
          <wp:inline distT="0" distB="0" distL="0" distR="0" wp14:anchorId="28DF4104" wp14:editId="69C7F2A4">
            <wp:extent cx="2679700" cy="707390"/>
            <wp:effectExtent l="0" t="0" r="6350" b="0"/>
            <wp:docPr id="300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79700" cy="707390"/>
                    </a:xfrm>
                    <a:prstGeom prst="rect">
                      <a:avLst/>
                    </a:prstGeom>
                    <a:noFill/>
                    <a:ln>
                      <a:noFill/>
                    </a:ln>
                  </pic:spPr>
                </pic:pic>
              </a:graphicData>
            </a:graphic>
          </wp:inline>
        </w:drawing>
      </w:r>
    </w:p>
    <w:p w14:paraId="5514B4A2" w14:textId="3C6D40DA" w:rsidR="007E7BC2" w:rsidRDefault="007E7BC2" w:rsidP="007E7BC2">
      <w:pPr>
        <w:pStyle w:val="Epgrafe"/>
      </w:pPr>
      <w:bookmarkStart w:id="373" w:name="_Toc486016041"/>
      <w:r>
        <w:t xml:space="preserve">Figura </w:t>
      </w:r>
      <w:fldSimple w:instr=" STYLEREF 1 \s ">
        <w:r w:rsidR="00325219">
          <w:rPr>
            <w:noProof/>
          </w:rPr>
          <w:t>5</w:t>
        </w:r>
      </w:fldSimple>
      <w:r w:rsidR="0042492B">
        <w:noBreakHyphen/>
      </w:r>
      <w:fldSimple w:instr=" SEQ Figura \* ARABIC \s 1 ">
        <w:r w:rsidR="00325219">
          <w:rPr>
            <w:noProof/>
          </w:rPr>
          <w:t>14</w:t>
        </w:r>
      </w:fldSimple>
      <w:r>
        <w:t>: Matriz de Confusión. Red Neuronal de tres Capas Ocultas</w:t>
      </w:r>
      <w:bookmarkEnd w:id="373"/>
    </w:p>
    <w:p w14:paraId="166287EA" w14:textId="4527C0DD" w:rsidR="007E7BC2" w:rsidRPr="007D10B5" w:rsidRDefault="007E7BC2" w:rsidP="007E7BC2">
      <w:pPr>
        <w:ind w:left="624"/>
        <w:jc w:val="left"/>
      </w:pPr>
      <w:r>
        <w:t xml:space="preserve">Claramente se puede </w:t>
      </w:r>
      <w:r w:rsidR="002D3441">
        <w:t>ver</w:t>
      </w:r>
      <w:r>
        <w:t xml:space="preserve"> </w:t>
      </w:r>
      <w:r w:rsidR="002D3441">
        <w:t xml:space="preserve">(Figura 5-14) </w:t>
      </w:r>
      <w:r>
        <w:t>que la exactitud se ha incrementado con respecto a los dos clasificadores basados en redes neuronales examinados anteriormente, ya que ahora la</w:t>
      </w:r>
      <w:r w:rsidR="00285091">
        <w:t xml:space="preserve"> </w:t>
      </w:r>
      <w:r>
        <w:t>tasa de error es de 14,35%, mientras que la precisión (p) y la exhaustividad (r) toman los siguientes valores:</w:t>
      </w:r>
    </w:p>
    <w:p w14:paraId="5D04E669" w14:textId="74A2E8BB"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20083226" w14:textId="6F348363" w:rsidR="007E7BC2" w:rsidRDefault="007E7BC2" w:rsidP="007E7BC2">
      <w:pPr>
        <w:ind w:left="624"/>
      </w:pPr>
      <w:r>
        <w:lastRenderedPageBreak/>
        <w:t xml:space="preserve">La precisión se ha mantenido muy similar a los casos anteriores, aunque haya aumentado, sin embargo, se puede </w:t>
      </w:r>
      <w:r w:rsidR="00D959D8">
        <w:t>considerar</w:t>
      </w:r>
      <w:r>
        <w:t xml:space="preserve"> un apreciable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57893C6" w14:textId="3FDA6A9B" w:rsidR="007E7BC2" w:rsidRDefault="007E7BC2" w:rsidP="00131CE6">
      <w:pPr>
        <w:pStyle w:val="Ttulo2"/>
      </w:pPr>
      <w:bookmarkStart w:id="374" w:name="_Resultados_de_validación"/>
      <w:bookmarkStart w:id="375" w:name="_Toc485972245"/>
      <w:bookmarkStart w:id="376" w:name="_Toc486015949"/>
      <w:bookmarkEnd w:id="374"/>
      <w:r>
        <w:t>Resultados de validación</w:t>
      </w:r>
      <w:bookmarkEnd w:id="375"/>
      <w:bookmarkEnd w:id="376"/>
    </w:p>
    <w:p w14:paraId="2DCA0712" w14:textId="6E329D8B" w:rsidR="007E7BC2" w:rsidRDefault="007E7BC2" w:rsidP="007E7BC2">
      <w:pPr>
        <w:ind w:left="567"/>
      </w:pPr>
      <w:r>
        <w:t>Las pruebas de validación se realizan con 100.151 tuits y aplicando previamente el filtro construido (</w:t>
      </w:r>
      <w:r>
        <w:fldChar w:fldCharType="begin"/>
      </w:r>
      <w:r>
        <w:instrText xml:space="preserve"> REF _Ref485812431 \h </w:instrText>
      </w:r>
      <w:r>
        <w:fldChar w:fldCharType="separate"/>
      </w:r>
      <w:r w:rsidR="00325219">
        <w:t xml:space="preserve">Figura </w:t>
      </w:r>
      <w:r w:rsidR="00325219">
        <w:rPr>
          <w:noProof/>
        </w:rPr>
        <w:t>5</w:t>
      </w:r>
      <w:r w:rsidR="00325219">
        <w:noBreakHyphen/>
      </w:r>
      <w:r w:rsidR="00325219">
        <w:rPr>
          <w:noProof/>
        </w:rPr>
        <w:t>1</w:t>
      </w:r>
      <w:r w:rsidR="00325219">
        <w:t>: Entrenamiento y Validación de</w:t>
      </w:r>
      <w:r w:rsidR="00325219">
        <w:rPr>
          <w:noProof/>
        </w:rPr>
        <w:t xml:space="preserve"> Modelos</w:t>
      </w:r>
      <w:r>
        <w:fldChar w:fldCharType="end"/>
      </w:r>
      <w:r>
        <w:t>).</w:t>
      </w:r>
    </w:p>
    <w:p w14:paraId="3A7E05FF" w14:textId="141B9852" w:rsidR="007E7BC2" w:rsidRDefault="007E7BC2" w:rsidP="007E7BC2">
      <w:pPr>
        <w:pStyle w:val="Ttulo3"/>
      </w:pPr>
      <w:bookmarkStart w:id="377" w:name="_Toc485972246"/>
      <w:bookmarkStart w:id="378" w:name="_Toc486015950"/>
      <w:r>
        <w:t>BernoulliNB (Naïve Bayes)</w:t>
      </w:r>
      <w:bookmarkEnd w:id="377"/>
      <w:bookmarkEnd w:id="378"/>
    </w:p>
    <w:p w14:paraId="0FB8D3EB" w14:textId="77777777" w:rsidR="007E7BC2" w:rsidRDefault="007E7BC2" w:rsidP="00131CE6">
      <w:pPr>
        <w:pStyle w:val="Ttulo4"/>
      </w:pPr>
      <w:r>
        <w:t>Variables</w:t>
      </w:r>
      <w:r w:rsidRPr="009178EF">
        <w:rPr>
          <w:lang w:val="es-ES"/>
        </w:rPr>
        <w:t xml:space="preserve"> binarias</w:t>
      </w:r>
      <w:r>
        <w:t xml:space="preserve"> y unigramas. </w:t>
      </w:r>
    </w:p>
    <w:p w14:paraId="40A68E67" w14:textId="77777777" w:rsidR="007E7BC2" w:rsidRDefault="007E7BC2" w:rsidP="007E7BC2">
      <w:pPr>
        <w:ind w:left="624"/>
      </w:pPr>
      <w:r>
        <w:t>Los resultados obtenidos son los siguientes:</w:t>
      </w:r>
    </w:p>
    <w:p w14:paraId="50B1C974" w14:textId="77777777" w:rsidR="007E7BC2" w:rsidRDefault="007E7BC2" w:rsidP="007E7BC2">
      <w:pPr>
        <w:ind w:left="624"/>
      </w:pPr>
    </w:p>
    <w:p w14:paraId="4F8A3E48" w14:textId="0C5467B7" w:rsidR="007E7BC2" w:rsidRDefault="008D1426" w:rsidP="007E7BC2">
      <w:pPr>
        <w:jc w:val="center"/>
      </w:pPr>
      <w:r w:rsidRPr="00FB2127">
        <w:rPr>
          <w:noProof/>
          <w:lang w:eastAsia="ja-JP"/>
        </w:rPr>
        <w:drawing>
          <wp:inline distT="0" distB="0" distL="0" distR="0" wp14:anchorId="18767E6A" wp14:editId="39B26834">
            <wp:extent cx="2711450" cy="715645"/>
            <wp:effectExtent l="0" t="0" r="0" b="8255"/>
            <wp:docPr id="30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1450" cy="715645"/>
                    </a:xfrm>
                    <a:prstGeom prst="rect">
                      <a:avLst/>
                    </a:prstGeom>
                    <a:noFill/>
                    <a:ln>
                      <a:noFill/>
                    </a:ln>
                  </pic:spPr>
                </pic:pic>
              </a:graphicData>
            </a:graphic>
          </wp:inline>
        </w:drawing>
      </w:r>
    </w:p>
    <w:p w14:paraId="05843384" w14:textId="3B2291A9" w:rsidR="007E7BC2" w:rsidRDefault="007E7BC2" w:rsidP="007E7BC2">
      <w:pPr>
        <w:pStyle w:val="Epgrafe"/>
      </w:pPr>
      <w:bookmarkStart w:id="379" w:name="_Toc486016042"/>
      <w:r>
        <w:t xml:space="preserve">Figura </w:t>
      </w:r>
      <w:fldSimple w:instr=" STYLEREF 1 \s ">
        <w:r w:rsidR="00325219">
          <w:rPr>
            <w:noProof/>
          </w:rPr>
          <w:t>5</w:t>
        </w:r>
      </w:fldSimple>
      <w:r w:rsidR="0042492B">
        <w:noBreakHyphen/>
      </w:r>
      <w:fldSimple w:instr=" SEQ Figura \* ARABIC \s 1 ">
        <w:r w:rsidR="00325219">
          <w:rPr>
            <w:noProof/>
          </w:rPr>
          <w:t>15</w:t>
        </w:r>
      </w:fldSimple>
      <w:r>
        <w:t>: Matriz de Confusión en Validación. Bernoulli</w:t>
      </w:r>
      <w:bookmarkEnd w:id="379"/>
    </w:p>
    <w:p w14:paraId="3BB8FCE2" w14:textId="2ECB505E" w:rsidR="007E7BC2" w:rsidRDefault="007E7BC2" w:rsidP="007E7BC2">
      <w:pPr>
        <w:ind w:left="624"/>
      </w:pPr>
      <w:r>
        <w:t>La matriz de confusión</w:t>
      </w:r>
      <w:r w:rsidR="006B69F5">
        <w:t xml:space="preserve"> (Figura 5-15)</w:t>
      </w:r>
      <w:r>
        <w:t xml:space="preserve"> muestra una</w:t>
      </w:r>
      <w:r w:rsidR="00285091">
        <w:t xml:space="preserve"> </w:t>
      </w:r>
      <w:r>
        <w:t>tasa de error de 19,01%, mientras que los valores de precisión (p) y exhaustividad (r) son los siguientes:</w:t>
      </w:r>
    </w:p>
    <w:p w14:paraId="42CA5134" w14:textId="3B6F93BF"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69A0F54" w14:textId="1BEBE8D9" w:rsidR="007E7BC2" w:rsidRDefault="007E7BC2" w:rsidP="007E7BC2">
      <w:pPr>
        <w:ind w:left="624"/>
      </w:pPr>
      <w:r>
        <w:t>Estos resultados son bastante peores que a los obtenidos en validación bajo las mismas condiciones (§</w:t>
      </w:r>
      <w:hyperlink w:anchor="_Naïve_Bayes" w:history="1">
        <w:r w:rsidRPr="00497CF7">
          <w:rPr>
            <w:rStyle w:val="Hipervnculo"/>
          </w:rPr>
          <w:t>5.1.2</w:t>
        </w:r>
      </w:hyperlink>
      <w:r>
        <w:t xml:space="preserve">). Esto podría deberse a la aparición de nuevos términos en los tuits de prueba que no están en la tabla de atributos pero, sobre todo, al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de la probabilidad a priori ya que en nuestro conjunto de entrenamiento y validación el 73% de los tuits son de no odio y el 27% son de odio, mientras que el conjunto de prueba, 84% de tuits son de  no odio y un 16% de odio. Como Naïve Bayes tiene en cuenta la probabilidad a priori, al no mantenerse la misma proporción de tuits en ambos conjuntos hay un aumento de error.</w:t>
      </w:r>
    </w:p>
    <w:p w14:paraId="3F4B08BF" w14:textId="77777777" w:rsidR="007E7BC2" w:rsidRDefault="007E7BC2" w:rsidP="00131CE6">
      <w:pPr>
        <w:pStyle w:val="Ttulo4"/>
      </w:pPr>
      <w:r>
        <w:t>Variables</w:t>
      </w:r>
      <w:r w:rsidRPr="009178EF">
        <w:rPr>
          <w:lang w:val="es-ES"/>
        </w:rPr>
        <w:t xml:space="preserve"> binarias</w:t>
      </w:r>
      <w:r>
        <w:t xml:space="preserve"> y bigramas  </w:t>
      </w:r>
    </w:p>
    <w:p w14:paraId="3C9B4B33" w14:textId="77777777" w:rsidR="007E7BC2" w:rsidRDefault="007E7BC2" w:rsidP="007E7BC2">
      <w:pPr>
        <w:ind w:left="624"/>
      </w:pPr>
      <w:r>
        <w:t>Los resultados obtenidos son los siguientes:</w:t>
      </w:r>
    </w:p>
    <w:p w14:paraId="2CA0A5C4" w14:textId="77777777" w:rsidR="007E7BC2" w:rsidRDefault="007E7BC2" w:rsidP="007E7BC2">
      <w:pPr>
        <w:ind w:left="624"/>
      </w:pPr>
    </w:p>
    <w:p w14:paraId="2A04198F" w14:textId="71D37666" w:rsidR="007E7BC2" w:rsidRDefault="008D1426" w:rsidP="007E7BC2">
      <w:pPr>
        <w:jc w:val="center"/>
      </w:pPr>
      <w:r w:rsidRPr="00FB2127">
        <w:rPr>
          <w:noProof/>
          <w:lang w:eastAsia="ja-JP"/>
        </w:rPr>
        <w:drawing>
          <wp:inline distT="0" distB="0" distL="0" distR="0" wp14:anchorId="1B84766E" wp14:editId="665F51D6">
            <wp:extent cx="3029585" cy="803275"/>
            <wp:effectExtent l="0" t="0" r="0" b="0"/>
            <wp:docPr id="301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9585" cy="803275"/>
                    </a:xfrm>
                    <a:prstGeom prst="rect">
                      <a:avLst/>
                    </a:prstGeom>
                    <a:noFill/>
                    <a:ln>
                      <a:noFill/>
                    </a:ln>
                  </pic:spPr>
                </pic:pic>
              </a:graphicData>
            </a:graphic>
          </wp:inline>
        </w:drawing>
      </w:r>
    </w:p>
    <w:p w14:paraId="7A55561E" w14:textId="4D702798" w:rsidR="007E7BC2" w:rsidRDefault="007E7BC2" w:rsidP="007E7BC2">
      <w:pPr>
        <w:pStyle w:val="Epgrafe"/>
      </w:pPr>
      <w:bookmarkStart w:id="380" w:name="_Toc486016043"/>
      <w:r>
        <w:t xml:space="preserve">Figura </w:t>
      </w:r>
      <w:fldSimple w:instr=" STYLEREF 1 \s ">
        <w:r w:rsidR="00325219">
          <w:rPr>
            <w:noProof/>
          </w:rPr>
          <w:t>5</w:t>
        </w:r>
      </w:fldSimple>
      <w:r w:rsidR="0042492B">
        <w:noBreakHyphen/>
      </w:r>
      <w:fldSimple w:instr=" SEQ Figura \* ARABIC \s 1 ">
        <w:r w:rsidR="00325219">
          <w:rPr>
            <w:noProof/>
          </w:rPr>
          <w:t>16</w:t>
        </w:r>
      </w:fldSimple>
      <w:r>
        <w:t xml:space="preserve">: Matriz </w:t>
      </w:r>
      <w:r w:rsidRPr="00A42E69">
        <w:t>de Co</w:t>
      </w:r>
      <w:r>
        <w:t>nfusión en Validación. Bernoull. Bigramas</w:t>
      </w:r>
      <w:bookmarkEnd w:id="380"/>
    </w:p>
    <w:p w14:paraId="36D5AE91" w14:textId="63A7A37C" w:rsidR="007E7BC2" w:rsidRDefault="007E7BC2" w:rsidP="007E7BC2">
      <w:pPr>
        <w:ind w:left="624"/>
      </w:pPr>
      <w:r>
        <w:t>En este caso la matriz de confusión</w:t>
      </w:r>
      <w:r w:rsidR="006B69F5">
        <w:t xml:space="preserve"> (Figura 5-16)</w:t>
      </w:r>
      <w:r>
        <w:t xml:space="preserve"> muestra una tasa de error de 19,75% y las métricas precisión (p) y exhaustividad (r) toman los siguientes valores:</w:t>
      </w:r>
    </w:p>
    <w:p w14:paraId="3E96B948" w14:textId="54F58256" w:rsidR="007E7BC2" w:rsidRDefault="008D1426" w:rsidP="007E7BC2">
      <w:pPr>
        <w:jc w:val="center"/>
      </w:pPr>
      <m:oMath>
        <m:r>
          <m:rPr>
            <m:sty m:val="bi"/>
          </m:rPr>
          <w:rPr>
            <w:rFonts w:ascii="Cambria Math" w:hAnsi="Cambria Math"/>
          </w:rPr>
          <w:lastRenderedPageBreak/>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374ED95F" w14:textId="616530B4" w:rsidR="007E7BC2" w:rsidRDefault="007E7BC2" w:rsidP="007E7BC2">
      <w:pPr>
        <w:ind w:left="624"/>
      </w:pPr>
      <w:r>
        <w:t xml:space="preserve">Al usar bigramas se observa un empeoramiento en todas las métricas. Este hecho puede deberse a que ha habido un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hyperlink w:anchor="_Naïve_Bayes" w:history="1">
        <w:r w:rsidRPr="00497CF7">
          <w:rPr>
            <w:rStyle w:val="Hipervnculo"/>
          </w:rPr>
          <w:t>5.1.2</w:t>
        </w:r>
      </w:hyperlink>
      <w:r>
        <w:t>) se hayan obtenido buenos resultados usando bigramas, a la hora de validar, los resultados son incluso algo peores que usando unigramas. También en este caso habría que tener en cuenta la diferente de proporción de tuits de odio y no odio en el conjunto de entrenamiento y el de validación, exactamente como en el caso mostrado anteriormente.</w:t>
      </w:r>
    </w:p>
    <w:p w14:paraId="66F5DFA9" w14:textId="59CAEEC6" w:rsidR="007E7BC2" w:rsidRDefault="007E7BC2" w:rsidP="007E7BC2">
      <w:pPr>
        <w:pStyle w:val="Ttulo3"/>
      </w:pPr>
      <w:bookmarkStart w:id="381" w:name="_Toc485972247"/>
      <w:bookmarkStart w:id="382" w:name="_Toc486015951"/>
      <w:r>
        <w:t>Validación con redes neuronales</w:t>
      </w:r>
      <w:bookmarkEnd w:id="381"/>
      <w:bookmarkEnd w:id="382"/>
    </w:p>
    <w:p w14:paraId="0192418C" w14:textId="60A7CA3F" w:rsidR="007E7BC2" w:rsidRDefault="007E7BC2" w:rsidP="007E7BC2">
      <w:pPr>
        <w:ind w:left="567"/>
      </w:pPr>
      <w:r>
        <w:t>Para realizar esta prueba de validación se utilizará la red multicapa con la estructura detallada en (§</w:t>
      </w:r>
      <w:hyperlink w:anchor="_Perceptrón_multicapa_de" w:history="1">
        <w:r w:rsidRPr="00497CF7">
          <w:rPr>
            <w:rStyle w:val="Hipervnculo"/>
          </w:rPr>
          <w:t>5.1.4.3</w:t>
        </w:r>
      </w:hyperlink>
      <w:r>
        <w:t>). Se utilizarán variable tf-idf, normalización basa en mediada y rango intercuartílico</w:t>
      </w:r>
      <w:r>
        <w:fldChar w:fldCharType="begin"/>
      </w:r>
      <w:r>
        <w:instrText xml:space="preserve"> XE "</w:instrText>
      </w:r>
      <w:r w:rsidRPr="00344652">
        <w:rPr>
          <w:i/>
        </w:rPr>
        <w:instrText>rango intercuartílico:</w:instrText>
      </w:r>
      <w:r w:rsidRPr="00344652">
        <w:instrText>Diferencia entre el tercer y el primer cuartil de una v.a</w:instrText>
      </w:r>
      <w:r w:rsidR="00ED4398">
        <w:instrText>”</w:instrText>
      </w:r>
      <w:r>
        <w:instrText xml:space="preserve"> </w:instrText>
      </w:r>
      <w:r>
        <w:fldChar w:fldCharType="end"/>
      </w:r>
      <w:r>
        <w:t>. Los resultados de validación han sido los siguientes:</w:t>
      </w:r>
    </w:p>
    <w:p w14:paraId="62E94198" w14:textId="77777777" w:rsidR="007E7BC2" w:rsidRDefault="007E7BC2" w:rsidP="007E7BC2">
      <w:pPr>
        <w:ind w:left="567"/>
      </w:pPr>
    </w:p>
    <w:p w14:paraId="298644BB" w14:textId="2929F3A7" w:rsidR="007E7BC2" w:rsidRDefault="008D1426" w:rsidP="007E7BC2">
      <w:pPr>
        <w:jc w:val="center"/>
      </w:pPr>
      <w:r w:rsidRPr="00FB2127">
        <w:rPr>
          <w:noProof/>
          <w:lang w:eastAsia="ja-JP"/>
        </w:rPr>
        <w:drawing>
          <wp:inline distT="0" distB="0" distL="0" distR="0" wp14:anchorId="0547F6A9" wp14:editId="2ACD8311">
            <wp:extent cx="2950210" cy="779145"/>
            <wp:effectExtent l="0" t="0" r="2540" b="1905"/>
            <wp:docPr id="30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50210" cy="779145"/>
                    </a:xfrm>
                    <a:prstGeom prst="rect">
                      <a:avLst/>
                    </a:prstGeom>
                    <a:noFill/>
                    <a:ln>
                      <a:noFill/>
                    </a:ln>
                  </pic:spPr>
                </pic:pic>
              </a:graphicData>
            </a:graphic>
          </wp:inline>
        </w:drawing>
      </w:r>
    </w:p>
    <w:p w14:paraId="1F077714" w14:textId="44A0A0CA" w:rsidR="007E7BC2" w:rsidRDefault="007E7BC2" w:rsidP="007E7BC2">
      <w:pPr>
        <w:pStyle w:val="Epgrafe"/>
      </w:pPr>
      <w:bookmarkStart w:id="383" w:name="_Toc486016044"/>
      <w:r>
        <w:t xml:space="preserve">Figura </w:t>
      </w:r>
      <w:fldSimple w:instr=" STYLEREF 1 \s ">
        <w:r w:rsidR="00325219">
          <w:rPr>
            <w:noProof/>
          </w:rPr>
          <w:t>5</w:t>
        </w:r>
      </w:fldSimple>
      <w:r w:rsidR="0042492B">
        <w:noBreakHyphen/>
      </w:r>
      <w:fldSimple w:instr=" SEQ Figura \* ARABIC \s 1 ">
        <w:r w:rsidR="00325219">
          <w:rPr>
            <w:noProof/>
          </w:rPr>
          <w:t>17</w:t>
        </w:r>
      </w:fldSimple>
      <w:r>
        <w:t xml:space="preserve">: </w:t>
      </w:r>
      <w:r w:rsidRPr="002F51B3">
        <w:t>Matriz de Confusión e</w:t>
      </w:r>
      <w:r>
        <w:t>n Validación. Red Neuronal Multicapa</w:t>
      </w:r>
      <w:bookmarkEnd w:id="383"/>
    </w:p>
    <w:p w14:paraId="7C6FF621" w14:textId="78503583" w:rsidR="007E7BC2" w:rsidRDefault="007E7BC2" w:rsidP="007E7BC2">
      <w:pPr>
        <w:ind w:left="567"/>
      </w:pPr>
      <w:r>
        <w:t>Se observa en la matriz de confusión</w:t>
      </w:r>
      <w:r w:rsidR="001D2CDA">
        <w:t xml:space="preserve"> (Figura 5-17)</w:t>
      </w:r>
      <w:r>
        <w:t xml:space="preserve"> que la</w:t>
      </w:r>
      <w:r w:rsidR="00285091">
        <w:t xml:space="preserve"> </w:t>
      </w:r>
      <w:r>
        <w:t>tasa de error es de 8,14%, mientras que la precisión (p) y exhaustividad (r):</w:t>
      </w:r>
    </w:p>
    <w:p w14:paraId="6E425535" w14:textId="40741058"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1CBD0F6" w14:textId="77777777" w:rsidR="007E7BC2" w:rsidRDefault="007E7BC2" w:rsidP="00FD7F0D">
      <w:pPr>
        <w:ind w:left="567"/>
      </w:pPr>
      <w:r>
        <w:t xml:space="preserve">Los resultados obtenidos son apreciablemente mejores que los hallados anteriormente con Naïve Bayes, sin embargo, la exhaustividad es aún baja. </w:t>
      </w:r>
    </w:p>
    <w:p w14:paraId="031C26D7" w14:textId="3FE8AD06" w:rsidR="007E7BC2" w:rsidRDefault="00285091" w:rsidP="00FD7F0D">
      <w:pPr>
        <w:ind w:left="567"/>
      </w:pPr>
      <w:r>
        <w:t>Esta mejora</w:t>
      </w:r>
      <w:r w:rsidR="007E7BC2">
        <w:t xml:space="preserve"> en los resultados puede ser debida a que el perceptrón multicapa no origina un sobreajuste</w:t>
      </w:r>
      <w:r w:rsidR="007E7BC2">
        <w:fldChar w:fldCharType="begin"/>
      </w:r>
      <w:r w:rsidR="007E7BC2">
        <w:instrText xml:space="preserve"> XE "</w:instrText>
      </w:r>
      <w:r w:rsidR="007E7BC2" w:rsidRPr="00CA67EC">
        <w:rPr>
          <w:i/>
        </w:rPr>
        <w:instrText>sobreajuste:</w:instrText>
      </w:r>
      <w:r w:rsidR="007E7BC2"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rsidR="007E7BC2">
        <w:instrText xml:space="preserve"> </w:instrText>
      </w:r>
      <w:r w:rsidR="007E7BC2">
        <w:fldChar w:fldCharType="end"/>
      </w:r>
      <w:r w:rsidR="007E7BC2">
        <w:t xml:space="preserve"> tan severo como el mencionado para Naïve Bayes. Esto tiene sentido puesto que durante el entrenamiento de la red neuronal no aparece de forma explícita la probabilidad a priori de cada clase.</w:t>
      </w:r>
    </w:p>
    <w:p w14:paraId="6A0AC5CB" w14:textId="5CF9C638" w:rsidR="007E7BC2" w:rsidRDefault="007E7BC2" w:rsidP="00131CE6">
      <w:pPr>
        <w:pStyle w:val="Ttulo2"/>
      </w:pPr>
      <w:bookmarkStart w:id="384" w:name="_Toc485972248"/>
      <w:bookmarkStart w:id="385" w:name="_Toc486015952"/>
      <w:r>
        <w:t>Clasificador seleccionado</w:t>
      </w:r>
      <w:bookmarkEnd w:id="384"/>
      <w:bookmarkEnd w:id="385"/>
    </w:p>
    <w:p w14:paraId="3A52FCB8" w14:textId="77777777" w:rsidR="007E7BC2" w:rsidRDefault="007E7BC2" w:rsidP="007E7BC2">
      <w:pPr>
        <w:ind w:left="567"/>
      </w:pPr>
      <w:r>
        <w:t xml:space="preserve">Los resultados de las pruebas señalan la </w:t>
      </w:r>
      <w:r w:rsidRPr="00D20C80">
        <w:rPr>
          <w:i/>
        </w:rPr>
        <w:t>red neuronal multicapa</w:t>
      </w:r>
      <w:r>
        <w:t xml:space="preserve"> como clasificador que presenta mejor desempeño cuyas características resumimos a continuación:</w:t>
      </w:r>
    </w:p>
    <w:p w14:paraId="1CB5FA55" w14:textId="24A1BBB1" w:rsidR="007E7BC2" w:rsidRDefault="00301757" w:rsidP="007E7BC2">
      <w:pPr>
        <w:ind w:left="567"/>
        <w:jc w:val="center"/>
      </w:pPr>
      <w:r>
        <w:rPr>
          <w:noProof/>
          <w:lang w:eastAsia="ja-JP"/>
        </w:rPr>
        <w:drawing>
          <wp:inline distT="0" distB="0" distL="0" distR="0" wp14:anchorId="4F1D49D5" wp14:editId="3CA1C224">
            <wp:extent cx="3580130" cy="1541780"/>
            <wp:effectExtent l="0" t="0" r="127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0130" cy="1541780"/>
                    </a:xfrm>
                    <a:prstGeom prst="rect">
                      <a:avLst/>
                    </a:prstGeom>
                    <a:noFill/>
                    <a:ln>
                      <a:noFill/>
                    </a:ln>
                  </pic:spPr>
                </pic:pic>
              </a:graphicData>
            </a:graphic>
          </wp:inline>
        </w:drawing>
      </w:r>
    </w:p>
    <w:p w14:paraId="0C516068" w14:textId="281744D4" w:rsidR="007E7BC2" w:rsidRDefault="007E7BC2" w:rsidP="007E7BC2">
      <w:pPr>
        <w:pStyle w:val="Epgrafe"/>
      </w:pPr>
      <w:bookmarkStart w:id="386" w:name="_Toc486016045"/>
      <w:r>
        <w:t xml:space="preserve">Figura </w:t>
      </w:r>
      <w:fldSimple w:instr=" STYLEREF 1 \s ">
        <w:r w:rsidR="00325219">
          <w:rPr>
            <w:noProof/>
          </w:rPr>
          <w:t>5</w:t>
        </w:r>
      </w:fldSimple>
      <w:r w:rsidR="0042492B">
        <w:noBreakHyphen/>
      </w:r>
      <w:fldSimple w:instr=" SEQ Figura \* ARABIC \s 1 ">
        <w:r w:rsidR="00325219">
          <w:rPr>
            <w:noProof/>
          </w:rPr>
          <w:t>18</w:t>
        </w:r>
      </w:fldSimple>
      <w:r>
        <w:t>: Métrica dela Red Neuronal Multicapa</w:t>
      </w:r>
      <w:bookmarkEnd w:id="386"/>
    </w:p>
    <w:p w14:paraId="7BE5D156" w14:textId="5E0D5A5A" w:rsidR="007C326B" w:rsidRDefault="007C326B" w:rsidP="005505F4">
      <w:pPr>
        <w:pStyle w:val="Ttulo1"/>
        <w:numPr>
          <w:ilvl w:val="0"/>
          <w:numId w:val="0"/>
        </w:numPr>
        <w:sectPr w:rsidR="007C326B" w:rsidSect="000E7EAE">
          <w:type w:val="oddPage"/>
          <w:pgSz w:w="11906" w:h="16838"/>
          <w:pgMar w:top="1417" w:right="1701" w:bottom="1417" w:left="1701" w:header="708" w:footer="708" w:gutter="0"/>
          <w:cols w:space="708"/>
          <w:docGrid w:linePitch="360"/>
        </w:sectPr>
      </w:pPr>
      <w:bookmarkStart w:id="387" w:name="_Pruebas."/>
      <w:bookmarkStart w:id="388" w:name="_Conclusiones_y_trabajos"/>
      <w:bookmarkStart w:id="389" w:name="_Toc471990167"/>
      <w:bookmarkStart w:id="390" w:name="_Toc485650002"/>
      <w:bookmarkStart w:id="391" w:name="_Toc485972249"/>
      <w:bookmarkEnd w:id="387"/>
      <w:bookmarkEnd w:id="388"/>
    </w:p>
    <w:p w14:paraId="04CFB37C" w14:textId="1E4C9B12" w:rsidR="007E7BC2" w:rsidRDefault="007E7BC2" w:rsidP="007E7BC2">
      <w:pPr>
        <w:pStyle w:val="Ttulo1"/>
      </w:pPr>
      <w:bookmarkStart w:id="392" w:name="_Toc486015953"/>
      <w:r>
        <w:lastRenderedPageBreak/>
        <w:t>Conclusiones y trabajos futuros.</w:t>
      </w:r>
      <w:bookmarkEnd w:id="389"/>
      <w:bookmarkEnd w:id="390"/>
      <w:bookmarkEnd w:id="391"/>
      <w:bookmarkEnd w:id="392"/>
    </w:p>
    <w:p w14:paraId="2F2540B0" w14:textId="00A9D299" w:rsidR="007E7BC2" w:rsidRDefault="007E7BC2" w:rsidP="00131CE6">
      <w:pPr>
        <w:pStyle w:val="Ttulo2"/>
      </w:pPr>
      <w:bookmarkStart w:id="393" w:name="_Toc485972250"/>
      <w:bookmarkStart w:id="394" w:name="_Toc486015954"/>
      <w:r>
        <w:t>Conclusiones</w:t>
      </w:r>
      <w:bookmarkEnd w:id="393"/>
      <w:bookmarkEnd w:id="394"/>
    </w:p>
    <w:p w14:paraId="432F72F5" w14:textId="67EF38DE" w:rsidR="007E7BC2" w:rsidRDefault="007E7BC2" w:rsidP="007E7BC2">
      <w:r>
        <w:t>Tras haber realizado el presente trabajo de investigación orientado a</w:t>
      </w:r>
      <w:r w:rsidR="00D20C80">
        <w:t>l</w:t>
      </w:r>
      <w:r>
        <w:t xml:space="preserve"> d</w:t>
      </w:r>
      <w:r w:rsidR="00D20C80">
        <w:t>esarrollo</w:t>
      </w:r>
      <w:r>
        <w:t xml:space="preserve"> de un modelo que permita diferenciar tuits con contenido de odio y no odio, se pueden extraer algunas conclusiones:</w:t>
      </w:r>
    </w:p>
    <w:p w14:paraId="0E5A04BD" w14:textId="2AB2E0BF" w:rsidR="007E7BC2" w:rsidRDefault="007E7BC2" w:rsidP="00D82363">
      <w:pPr>
        <w:pStyle w:val="Prrafodelista"/>
        <w:numPr>
          <w:ilvl w:val="0"/>
          <w:numId w:val="40"/>
        </w:numPr>
        <w:ind w:left="360"/>
      </w:pPr>
      <w:r>
        <w:t xml:space="preserve">El problema al que hemos hecho frente, como muchos otros en </w:t>
      </w:r>
      <w:r w:rsidRPr="007B3F6D">
        <w:rPr>
          <w:i/>
        </w:rPr>
        <w:t>pruebas médicas</w:t>
      </w:r>
      <w:r>
        <w:t xml:space="preserve">, </w:t>
      </w:r>
      <w:r w:rsidRPr="007B3F6D">
        <w:rPr>
          <w:i/>
        </w:rPr>
        <w:t xml:space="preserve">detección de </w:t>
      </w:r>
      <w:r w:rsidR="009178EF" w:rsidRPr="007B3F6D">
        <w:rPr>
          <w:i/>
        </w:rPr>
        <w:t>fraude</w:t>
      </w:r>
      <w:r w:rsidR="009178EF">
        <w:t>, …</w:t>
      </w:r>
      <w:r>
        <w:t xml:space="preserve">, se caracteriza por la existencia de una gran diferencia entre la cardinalidad - desequilibrio - de ambas clases (problema de la </w:t>
      </w:r>
      <w:r w:rsidRPr="007B3F6D">
        <w:rPr>
          <w:i/>
        </w:rPr>
        <w:t>aguja en el pajar</w:t>
      </w:r>
      <w:r>
        <w:t xml:space="preserve">). </w:t>
      </w:r>
    </w:p>
    <w:p w14:paraId="2E747112" w14:textId="0BABF4CC" w:rsidR="007E7BC2" w:rsidRDefault="007E7BC2" w:rsidP="00D82363">
      <w:pPr>
        <w:pStyle w:val="Prrafodelista"/>
        <w:numPr>
          <w:ilvl w:val="0"/>
          <w:numId w:val="40"/>
        </w:numPr>
        <w:ind w:left="360"/>
      </w:pPr>
      <w:r>
        <w:t xml:space="preserve">En estas situaciones, es casi siempre necesario llevar a cabo un </w:t>
      </w:r>
      <w:r w:rsidRPr="00B86287">
        <w:rPr>
          <w:i/>
        </w:rPr>
        <w:t>sobremuestreo</w:t>
      </w:r>
      <w:r>
        <w:t xml:space="preserve"> o submuestreo, que, en la mayoría de los casos examinados en la literatura, se realiza ya sea </w:t>
      </w:r>
      <w:r w:rsidR="00285091" w:rsidRPr="00B86287">
        <w:rPr>
          <w:i/>
        </w:rPr>
        <w:t>explícitamente</w:t>
      </w:r>
      <w:r w:rsidR="00D20C80">
        <w:rPr>
          <w:i/>
        </w:rPr>
        <w:t xml:space="preserve"> </w:t>
      </w:r>
      <w:sdt>
        <w:sdtPr>
          <w:rPr>
            <w:i/>
          </w:rPr>
          <w:id w:val="-1456705737"/>
          <w:citation/>
        </w:sdtPr>
        <w:sdtContent>
          <w:r w:rsidR="00D20C80">
            <w:rPr>
              <w:i/>
            </w:rPr>
            <w:fldChar w:fldCharType="begin"/>
          </w:r>
          <w:r w:rsidR="008D74E5">
            <w:rPr>
              <w:i/>
            </w:rPr>
            <w:instrText xml:space="preserve">CITATION Tom121 \l 3082 </w:instrText>
          </w:r>
          <w:r w:rsidR="00D20C80">
            <w:rPr>
              <w:i/>
            </w:rPr>
            <w:fldChar w:fldCharType="separate"/>
          </w:r>
          <w:r w:rsidR="008D74E5">
            <w:rPr>
              <w:noProof/>
            </w:rPr>
            <w:t>(10)</w:t>
          </w:r>
          <w:r w:rsidR="00D20C80">
            <w:rPr>
              <w:i/>
            </w:rPr>
            <w:fldChar w:fldCharType="end"/>
          </w:r>
        </w:sdtContent>
      </w:sdt>
      <w:r w:rsidR="00D20C80">
        <w:rPr>
          <w:i/>
        </w:rPr>
        <w:t xml:space="preserve"> </w:t>
      </w:r>
      <w:r>
        <w:t xml:space="preserve">o </w:t>
      </w:r>
      <w:r w:rsidR="00285091" w:rsidRPr="00B86287">
        <w:rPr>
          <w:i/>
        </w:rPr>
        <w:t>implícitamente</w:t>
      </w:r>
      <w:r w:rsidR="00285091" w:rsidRPr="007B3F6D">
        <w:rPr>
          <w:i/>
        </w:rPr>
        <w:t xml:space="preserve"> seleccionando</w:t>
      </w:r>
      <w:r w:rsidRPr="007B3F6D">
        <w:rPr>
          <w:i/>
        </w:rPr>
        <w:t xml:space="preserve"> las fuentes</w:t>
      </w:r>
      <w:r>
        <w:t xml:space="preserve"> a analizar </w:t>
      </w:r>
      <w:sdt>
        <w:sdtPr>
          <w:id w:val="-603805141"/>
          <w:citation/>
        </w:sdtPr>
        <w:sdtContent>
          <w:r w:rsidR="00D20C80">
            <w:fldChar w:fldCharType="begin"/>
          </w:r>
          <w:r w:rsidR="00D20C80">
            <w:instrText xml:space="preserve"> CITATION Wil12 \l 3082 </w:instrText>
          </w:r>
          <w:r w:rsidR="00D20C80">
            <w:fldChar w:fldCharType="separate"/>
          </w:r>
          <w:r w:rsidR="00D20C80">
            <w:rPr>
              <w:noProof/>
            </w:rPr>
            <w:t>(9)</w:t>
          </w:r>
          <w:r w:rsidR="00D20C80">
            <w:fldChar w:fldCharType="end"/>
          </w:r>
        </w:sdtContent>
      </w:sdt>
      <w:r w:rsidR="00D20C80">
        <w:rPr>
          <w:noProof/>
        </w:rPr>
        <w:t>.</w:t>
      </w:r>
      <w:r>
        <w:t xml:space="preserve"> Además, si el sobremuestreo se realiza mediante filtrado, al igual que se filtran los mensajes para los conjuntos de entrenamiento y prueba, es necesario aplicar el mismo filtro antes de realizar la clasificación supervisada ya </w:t>
      </w:r>
      <w:r w:rsidR="009178EF">
        <w:t>que,</w:t>
      </w:r>
      <w:r>
        <w:t xml:space="preserve"> si no, ambos conjuntos (filtrado y no filtrado) no seguirían la misma distribución (§</w:t>
      </w:r>
      <w:hyperlink w:anchor="_Anexo_B:_Clasificación" w:history="1">
        <w:r w:rsidRPr="007B3F6D">
          <w:rPr>
            <w:rStyle w:val="Hipervnculo"/>
          </w:rPr>
          <w:t>Anexo B</w:t>
        </w:r>
      </w:hyperlink>
      <w:r>
        <w:t xml:space="preserve">). </w:t>
      </w:r>
    </w:p>
    <w:p w14:paraId="44229209" w14:textId="5D338521" w:rsidR="007E7BC2" w:rsidRDefault="007E7BC2" w:rsidP="00D82363">
      <w:pPr>
        <w:pStyle w:val="Prrafodelista"/>
        <w:numPr>
          <w:ilvl w:val="0"/>
          <w:numId w:val="40"/>
        </w:numPr>
        <w:ind w:left="360"/>
      </w:pPr>
      <w:r>
        <w:t xml:space="preserve">Como se indica en dicho Anexo, la utilización del filtro provoca que la </w:t>
      </w:r>
      <w:r w:rsidRPr="00B86287">
        <w:rPr>
          <w:i/>
        </w:rPr>
        <w:t>exhaustividad</w:t>
      </w:r>
      <w:r>
        <w:t xml:space="preserve"> de la clasificación sea reducida si consideramos el conjunto total de tuits y no solo los que han pasado el filtro, caso en que los tuits que no pasan el filtro son clasificados directamente como no de odio, lo cual implica que existe una gran dependencia de los resultados de clasificación y la bondad del </w:t>
      </w:r>
      <w:r w:rsidRPr="00B86287">
        <w:rPr>
          <w:i/>
        </w:rPr>
        <w:t>filtro</w:t>
      </w:r>
      <w:r>
        <w:t xml:space="preserve">. </w:t>
      </w:r>
    </w:p>
    <w:p w14:paraId="7D493C95" w14:textId="77777777" w:rsidR="007E7BC2" w:rsidRDefault="007E7BC2" w:rsidP="00D82363">
      <w:pPr>
        <w:pStyle w:val="Prrafodelista"/>
        <w:numPr>
          <w:ilvl w:val="0"/>
          <w:numId w:val="40"/>
        </w:numPr>
        <w:ind w:left="348"/>
      </w:pPr>
      <w:r>
        <w:t xml:space="preserve">Este es un problema relativo para aplicaciones como la detección de tuits de odio en que tanto o más importante que clasificar el máximo número de </w:t>
      </w:r>
      <w:r w:rsidR="00285091">
        <w:t>tuits es</w:t>
      </w:r>
      <w:r>
        <w:t xml:space="preserve"> identificar </w:t>
      </w:r>
      <w:r w:rsidR="00285091">
        <w:t>las</w:t>
      </w:r>
      <w:r w:rsidR="00285091" w:rsidRPr="00122B1D">
        <w:t xml:space="preserve"> fuentes</w:t>
      </w:r>
      <w:r>
        <w:t xml:space="preserve"> de mensajes de odio, lo que resulta menos afectado:</w:t>
      </w:r>
      <w:r w:rsidRPr="00122B1D">
        <w:t xml:space="preserve"> se pierde exhaustividad en mensajes</w:t>
      </w:r>
      <w:r>
        <w:t xml:space="preserve">, pero este problema </w:t>
      </w:r>
      <w:r w:rsidRPr="004E1BFA">
        <w:rPr>
          <w:i/>
        </w:rPr>
        <w:t xml:space="preserve">no </w:t>
      </w:r>
      <w:r w:rsidRPr="00122B1D">
        <w:t xml:space="preserve">afecta tanto a </w:t>
      </w:r>
      <w:r w:rsidRPr="00D20C80">
        <w:rPr>
          <w:i/>
        </w:rPr>
        <w:t>las fuentes</w:t>
      </w:r>
      <w:r>
        <w:t>.</w:t>
      </w:r>
    </w:p>
    <w:p w14:paraId="7DA60DBF" w14:textId="141B4179" w:rsidR="007E7BC2" w:rsidRDefault="007E7BC2" w:rsidP="00D82363">
      <w:pPr>
        <w:pStyle w:val="Prrafodelista"/>
        <w:numPr>
          <w:ilvl w:val="0"/>
          <w:numId w:val="41"/>
        </w:numPr>
      </w:pPr>
      <w:r>
        <w:t xml:space="preserve">Sin embargo, si se considera únicamente el conjunto de </w:t>
      </w:r>
      <w:r w:rsidRPr="00B86287">
        <w:rPr>
          <w:i/>
        </w:rPr>
        <w:t>tuits filtrados</w:t>
      </w:r>
      <w:r>
        <w:t xml:space="preserve"> como tuits de interés a analizar, la clasificación supervisada produce buenos resultados. </w:t>
      </w:r>
    </w:p>
    <w:p w14:paraId="666A4EB2" w14:textId="74AB89E2" w:rsidR="007E7BC2" w:rsidRDefault="007E7BC2" w:rsidP="00D82363">
      <w:pPr>
        <w:pStyle w:val="Prrafodelista"/>
        <w:numPr>
          <w:ilvl w:val="0"/>
          <w:numId w:val="41"/>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r w:rsidR="00D20C80">
        <w:t xml:space="preserve"> que solo funciona bajo Linux</w:t>
      </w:r>
      <w:r>
        <w:t>.</w:t>
      </w:r>
    </w:p>
    <w:p w14:paraId="1759FBAD" w14:textId="181DA5DE" w:rsidR="007E7BC2" w:rsidRDefault="007E7BC2" w:rsidP="00D82363">
      <w:pPr>
        <w:pStyle w:val="Prrafodelista"/>
        <w:numPr>
          <w:ilvl w:val="0"/>
          <w:numId w:val="41"/>
        </w:numPr>
      </w:pPr>
      <w:r>
        <w:t xml:space="preserve">Respecto a la utilización del </w:t>
      </w:r>
      <w:r w:rsidR="00285091" w:rsidRPr="00B86287">
        <w:rPr>
          <w:i/>
        </w:rPr>
        <w:t>stemming</w:t>
      </w:r>
      <w:r w:rsidR="00285091">
        <w:t xml:space="preserve"> que</w:t>
      </w:r>
      <w:r>
        <w:t xml:space="preserve"> parece dar buenos resultados en español</w:t>
      </w:r>
      <w:sdt>
        <w:sdtPr>
          <w:id w:val="1783994116"/>
          <w:citation/>
        </w:sdtPr>
        <w:sdtContent>
          <w:r w:rsidR="00D20C80">
            <w:fldChar w:fldCharType="begin"/>
          </w:r>
          <w:r w:rsidR="00D20C80">
            <w:instrText xml:space="preserve"> CITATION Hol04 \l 3082 </w:instrText>
          </w:r>
          <w:r w:rsidR="00D20C80">
            <w:fldChar w:fldCharType="separate"/>
          </w:r>
          <w:r w:rsidR="00D20C80">
            <w:rPr>
              <w:noProof/>
            </w:rPr>
            <w:t xml:space="preserve"> (18)</w:t>
          </w:r>
          <w:r w:rsidR="00D20C80">
            <w:fldChar w:fldCharType="end"/>
          </w:r>
        </w:sdtContent>
      </w:sdt>
      <w:r>
        <w:t xml:space="preserve">, nuestros experimentos muestran que tiene una cierta utilidad en la concepción del filtro previo al etiquetado ya que, de algún modo, amplía el ancho de banda del vocabulario ya que al </w:t>
      </w:r>
      <w:r w:rsidRPr="00AD07CE">
        <w:rPr>
          <w:i/>
        </w:rPr>
        <w:t>stemmizar</w:t>
      </w:r>
      <w:r>
        <w:t xml:space="preserve"> los términos, se incluyen también las palabras </w:t>
      </w:r>
      <w:r w:rsidRPr="00AD07CE">
        <w:rPr>
          <w:i/>
        </w:rPr>
        <w:t>flexionadas</w:t>
      </w:r>
      <w:r>
        <w:t xml:space="preserve"> de un mismo lema (plurales, género masculino/</w:t>
      </w:r>
      <w:r w:rsidR="009178EF">
        <w:t>femenino, …</w:t>
      </w:r>
      <w:r>
        <w:t xml:space="preserve">). Sin embargo, para este problema, hemos probado la clasificación con términos stemmizados </w:t>
      </w:r>
      <w:r w:rsidR="003D1A6A">
        <w:t>sin obtener buenos resultados (§</w:t>
      </w:r>
      <w:hyperlink w:anchor="_Anexo_F:_Clasificación" w:history="1">
        <w:r w:rsidR="003D1A6A" w:rsidRPr="003D1A6A">
          <w:rPr>
            <w:rStyle w:val="Hipervnculo"/>
          </w:rPr>
          <w:t>Anexo F</w:t>
        </w:r>
      </w:hyperlink>
      <w:r w:rsidR="003D1A6A">
        <w:t>).</w:t>
      </w:r>
    </w:p>
    <w:p w14:paraId="7218DCBC" w14:textId="26FD4A82" w:rsidR="007E7BC2" w:rsidRDefault="007E7BC2" w:rsidP="00D82363">
      <w:pPr>
        <w:pStyle w:val="Prrafodelista"/>
        <w:numPr>
          <w:ilvl w:val="0"/>
          <w:numId w:val="41"/>
        </w:numPr>
      </w:pPr>
      <w:r>
        <w:t xml:space="preserve">La única clase de clasificadores utilizable es la de </w:t>
      </w:r>
      <w:r w:rsidRPr="00AD07CE">
        <w:rPr>
          <w:i/>
        </w:rPr>
        <w:t>clasificadores supervisados</w:t>
      </w:r>
      <w:r>
        <w:t>, aun cuando los no supervisados pueden ser útiles para la reducción de la dimensión del problema - componentes principales- o para utilizar el análisis de conglomerados para f</w:t>
      </w:r>
      <w:r w:rsidR="00D20C80">
        <w:t>acilitar el sobre o submuestreo</w:t>
      </w:r>
      <w:r w:rsidR="00D20C80">
        <w:rPr>
          <w:noProof/>
        </w:rPr>
        <w:t>.</w:t>
      </w:r>
    </w:p>
    <w:p w14:paraId="3ED8FDAD" w14:textId="0148AE40" w:rsidR="007E7BC2" w:rsidRDefault="007E7BC2" w:rsidP="00D82363">
      <w:pPr>
        <w:pStyle w:val="Prrafodelista"/>
        <w:numPr>
          <w:ilvl w:val="0"/>
          <w:numId w:val="41"/>
        </w:numPr>
      </w:pPr>
      <w:r>
        <w:t xml:space="preserve">Respecto al mejor clasificador, como muestran los resultados de </w:t>
      </w:r>
      <w:r w:rsidRPr="00931871">
        <w:rPr>
          <w:i/>
        </w:rPr>
        <w:t>validación</w:t>
      </w:r>
      <w:r>
        <w:t xml:space="preserve"> (§ </w:t>
      </w:r>
      <w:hyperlink w:anchor="_Resultados_de_validación" w:history="1">
        <w:r w:rsidRPr="00931871">
          <w:rPr>
            <w:rStyle w:val="Hipervnculo"/>
          </w:rPr>
          <w:t>5.2</w:t>
        </w:r>
      </w:hyperlink>
      <w:r>
        <w:t>), es la red neuronal multicapa de tres capas ocultas el que mejores resultados proporciona. Aunque Naïve Bayes mostrara los mejores resultados durante la</w:t>
      </w:r>
      <w:r w:rsidR="00285091">
        <w:t xml:space="preserve"> </w:t>
      </w:r>
      <w:r>
        <w:t>fase de prueba (realizada, recordemos, con instancias de la misma muestra que el conjunto de entrenamiento) (§</w:t>
      </w:r>
      <w:hyperlink w:anchor="_Resultados_de_clasificación" w:history="1">
        <w:r w:rsidRPr="00931871">
          <w:rPr>
            <w:rStyle w:val="Hipervnculo"/>
          </w:rPr>
          <w:t>5.1</w:t>
        </w:r>
      </w:hyperlink>
      <w:r>
        <w:t>), ello se debe al sobreajuste</w:t>
      </w:r>
      <w:r>
        <w:fldChar w:fldCharType="begin"/>
      </w:r>
      <w:r>
        <w:instrText xml:space="preserve"> XE "</w:instrText>
      </w:r>
      <w:r w:rsidRPr="00B86287">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ED4398">
        <w:instrText>”</w:instrText>
      </w:r>
      <w:r>
        <w:instrText xml:space="preserve"> </w:instrText>
      </w:r>
      <w:r>
        <w:fldChar w:fldCharType="end"/>
      </w:r>
      <w:r>
        <w:t xml:space="preserve"> debido a la fijación de </w:t>
      </w:r>
      <w:r w:rsidR="00285091">
        <w:lastRenderedPageBreak/>
        <w:t>probabilidades a</w:t>
      </w:r>
      <w:r>
        <w:t xml:space="preserve"> priori durante el entrenamiento que son distintas de las de la muestra de validación, lo que provocó un menor rendimiento durante validación. </w:t>
      </w:r>
    </w:p>
    <w:p w14:paraId="2588A68C" w14:textId="125A18A5" w:rsidR="007E7BC2" w:rsidRDefault="007E7BC2" w:rsidP="00D82363">
      <w:pPr>
        <w:pStyle w:val="Prrafodelista"/>
        <w:numPr>
          <w:ilvl w:val="0"/>
          <w:numId w:val="41"/>
        </w:numPr>
      </w:pPr>
      <w:r>
        <w:t>El punto anterior, ilustra lo que se ha dicho más arriba</w:t>
      </w:r>
      <w:r w:rsidR="00D20C80">
        <w:t xml:space="preserve"> </w:t>
      </w:r>
      <w:sdt>
        <w:sdtPr>
          <w:id w:val="2110689890"/>
          <w:citation/>
        </w:sdtPr>
        <w:sdtContent>
          <w:r w:rsidR="00D20C80">
            <w:fldChar w:fldCharType="begin"/>
          </w:r>
          <w:r w:rsidR="00D20C80">
            <w:instrText xml:space="preserve"> CITATION Pet15 \l 3082 </w:instrText>
          </w:r>
          <w:r w:rsidR="00D20C80">
            <w:fldChar w:fldCharType="separate"/>
          </w:r>
          <w:r w:rsidR="00D20C80">
            <w:rPr>
              <w:noProof/>
            </w:rPr>
            <w:t>(2)</w:t>
          </w:r>
          <w:r w:rsidR="00D20C80">
            <w:fldChar w:fldCharType="end"/>
          </w:r>
        </w:sdtContent>
      </w:sdt>
      <w:r w:rsidR="00D20C80">
        <w:t xml:space="preserve">, </w:t>
      </w:r>
      <w:sdt>
        <w:sdtPr>
          <w:id w:val="-1349259363"/>
          <w:citation/>
        </w:sdtPr>
        <w:sdtContent>
          <w:r w:rsidR="00D20C80">
            <w:fldChar w:fldCharType="begin"/>
          </w:r>
          <w:r w:rsidR="00047F61">
            <w:instrText xml:space="preserve">CITATION Dow72 \l 3082 </w:instrText>
          </w:r>
          <w:r w:rsidR="00D20C80">
            <w:fldChar w:fldCharType="separate"/>
          </w:r>
          <w:r w:rsidR="00047F61">
            <w:rPr>
              <w:noProof/>
            </w:rPr>
            <w:t>(4)</w:t>
          </w:r>
          <w:r w:rsidR="00D20C80">
            <w:fldChar w:fldCharType="end"/>
          </w:r>
        </w:sdtContent>
      </w:sdt>
      <w:r>
        <w:t>:</w:t>
      </w:r>
    </w:p>
    <w:p w14:paraId="066A1464" w14:textId="77777777" w:rsidR="007E7BC2" w:rsidRDefault="007E7BC2" w:rsidP="00D82363">
      <w:pPr>
        <w:pStyle w:val="Prrafodelista"/>
        <w:numPr>
          <w:ilvl w:val="1"/>
          <w:numId w:val="41"/>
        </w:numPr>
      </w:pPr>
      <w:r>
        <w:t xml:space="preserve">Por una parte, la frecuencia de mensajes de odio es muy variable y está ligada a eventos detonadores </w:t>
      </w:r>
      <w:r>
        <w:rPr>
          <w:noProof/>
        </w:rPr>
        <w:t>(2)</w:t>
      </w:r>
      <w:r>
        <w:t xml:space="preserve"> y el </w:t>
      </w:r>
      <w:r w:rsidRPr="00320F06">
        <w:rPr>
          <w:i/>
        </w:rPr>
        <w:t>desequilibrio entre clases varía</w:t>
      </w:r>
      <w:r>
        <w:t xml:space="preserve"> con esta frecuencia.</w:t>
      </w:r>
    </w:p>
    <w:p w14:paraId="2E9CF767" w14:textId="77777777" w:rsidR="007E7BC2" w:rsidRDefault="007E7BC2" w:rsidP="00D82363">
      <w:pPr>
        <w:pStyle w:val="Prrafodelista"/>
        <w:numPr>
          <w:ilvl w:val="1"/>
          <w:numId w:val="41"/>
        </w:numPr>
      </w:pPr>
      <w:r>
        <w:t xml:space="preserve">Por otra, el </w:t>
      </w:r>
      <w:r w:rsidRPr="00320F06">
        <w:rPr>
          <w:i/>
        </w:rPr>
        <w:t>vocabulario</w:t>
      </w:r>
      <w:r>
        <w:t xml:space="preserve"> usado – afecta al filtro - cambia con dichos eventos.</w:t>
      </w:r>
    </w:p>
    <w:p w14:paraId="56CBF14D" w14:textId="77777777" w:rsidR="007E7BC2" w:rsidRDefault="007E7BC2" w:rsidP="007E7BC2">
      <w:pPr>
        <w:ind w:left="360"/>
      </w:pPr>
      <w:r>
        <w:t>Todo lo cual nos lleva a la conclusión de que resulta necesario un trabajo sistemático de modificación del filtro y etiquetado de nuevos tuits.</w:t>
      </w:r>
    </w:p>
    <w:p w14:paraId="68F4EA5E" w14:textId="1CD66920" w:rsidR="007E7BC2" w:rsidRPr="00931C3D" w:rsidRDefault="007E7BC2" w:rsidP="00131CE6">
      <w:pPr>
        <w:pStyle w:val="Ttulo2"/>
        <w:jc w:val="left"/>
      </w:pPr>
      <w:bookmarkStart w:id="395" w:name="_Toc485972251"/>
      <w:bookmarkStart w:id="396" w:name="_Toc486015955"/>
      <w:r>
        <w:t>Trabajos futuros.</w:t>
      </w:r>
      <w:bookmarkEnd w:id="395"/>
      <w:bookmarkEnd w:id="396"/>
    </w:p>
    <w:p w14:paraId="16CFF85C" w14:textId="77777777" w:rsidR="007E7BC2" w:rsidRDefault="007E7BC2" w:rsidP="007E7BC2">
      <w:r>
        <w:t xml:space="preserve">Tras la </w:t>
      </w:r>
      <w:r w:rsidR="00285091">
        <w:t>finalización y</w:t>
      </w:r>
      <w:r>
        <w:t xml:space="preserve"> análisis del proyecto, se nos plantean posibles adiciones y de funcionalidad y mejoras de las ya existentes. </w:t>
      </w:r>
    </w:p>
    <w:p w14:paraId="43779D97" w14:textId="77777777" w:rsidR="007E7BC2" w:rsidRDefault="007E7BC2" w:rsidP="007E7BC2">
      <w:r>
        <w:t xml:space="preserve">Como </w:t>
      </w:r>
      <w:r w:rsidRPr="00320F06">
        <w:rPr>
          <w:i/>
        </w:rPr>
        <w:t>mejoras</w:t>
      </w:r>
      <w:r>
        <w:t xml:space="preserve">, puede considerarse un futuro uso de base de datos relacionales como las SQL para poder almacenar los diferentes términos, tanto de odio como de soporte al odio, que constituyen el filtro. Durante este proyecto estos términos se almacenaron en documentos de textos. Sin embargo, debemos de ser conscientes de que si se añaden más categorías de delitos de odio y más términos - lo que se produce constantemente-, resulta más fácil la manipulación de los mismos con una base de datos. </w:t>
      </w:r>
    </w:p>
    <w:p w14:paraId="5EE57E39" w14:textId="77777777" w:rsidR="007E7BC2" w:rsidRDefault="007E7BC2" w:rsidP="007E7BC2">
      <w:r>
        <w:t xml:space="preserve">Además, también pueden analizarse otras técnicas para hacer frente al problema de desequilibrio de </w:t>
      </w:r>
      <w:r w:rsidR="00285091">
        <w:t>clases. Una</w:t>
      </w:r>
      <w:r>
        <w:t xml:space="preserve"> de ella podría ser dar diferentes pesos a las clases de odio y no odio. </w:t>
      </w:r>
    </w:p>
    <w:p w14:paraId="25283EC7" w14:textId="77777777" w:rsidR="007E7BC2" w:rsidRDefault="007E7BC2" w:rsidP="007E7BC2">
      <w:r>
        <w:t>Respecto a los clasificadores, podría ampliarse la gama de los utilizados incluyendo otros tales como: bosques aleatorios (</w:t>
      </w:r>
      <w:r w:rsidRPr="00CA2FA6">
        <w:rPr>
          <w:i/>
        </w:rPr>
        <w:t>random forest</w:t>
      </w:r>
      <w:r>
        <w:t xml:space="preserve">), </w:t>
      </w:r>
      <w:r w:rsidRPr="00CA2FA6">
        <w:rPr>
          <w:i/>
        </w:rPr>
        <w:t>máquinas de soporte vectorial</w:t>
      </w:r>
      <w:r>
        <w:t xml:space="preserve"> (VSM) y otras estructuras de redes neuronales. Al tratarse de un problema de clasificación también se podría utilizar un </w:t>
      </w:r>
      <w:r w:rsidRPr="00CA2FA6">
        <w:rPr>
          <w:i/>
        </w:rPr>
        <w:t>clasificador por votos</w:t>
      </w:r>
      <w:r>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13FD2B9E" w14:textId="39A7E068" w:rsidR="007E7BC2" w:rsidRDefault="007E7BC2" w:rsidP="007E7BC2">
      <w:r>
        <w:t xml:space="preserve">Respecto al </w:t>
      </w:r>
      <w:r w:rsidR="00285091" w:rsidRPr="00CA2FA6">
        <w:rPr>
          <w:i/>
        </w:rPr>
        <w:t>etiquetado</w:t>
      </w:r>
      <w:r w:rsidR="00285091">
        <w:rPr>
          <w:i/>
        </w:rPr>
        <w:t>,</w:t>
      </w:r>
      <w:r w:rsidR="00285091">
        <w:t xml:space="preserve"> en</w:t>
      </w:r>
      <w:r>
        <w:t xml:space="preserve"> un futuro, este podría llevarse a cabo con más de un etiquetador, para evitar que el clasificador se vea influenciado por la ideología o estado de humor del </w:t>
      </w:r>
      <w:r w:rsidR="00135D56">
        <w:t>mismo</w:t>
      </w:r>
      <w:r>
        <w:t xml:space="preserve">. </w:t>
      </w:r>
    </w:p>
    <w:p w14:paraId="727EFF46" w14:textId="77777777" w:rsidR="007E7BC2" w:rsidRDefault="007E7BC2" w:rsidP="007E7BC2">
      <w:r>
        <w:t xml:space="preserve">Además de mejoras también se proponen algunas </w:t>
      </w:r>
      <w:r w:rsidRPr="00CA2FA6">
        <w:rPr>
          <w:i/>
        </w:rPr>
        <w:t>ampliaciones de funcionalidad</w:t>
      </w:r>
      <w:r>
        <w:t xml:space="preserve"> como la captura de la </w:t>
      </w:r>
      <w:r w:rsidRPr="00CA2FA6">
        <w:rPr>
          <w:i/>
        </w:rPr>
        <w:t xml:space="preserve">autoría del </w:t>
      </w:r>
      <w:r w:rsidR="00285091" w:rsidRPr="00CA2FA6">
        <w:rPr>
          <w:i/>
        </w:rPr>
        <w:t>tuit</w:t>
      </w:r>
      <w:r w:rsidR="00285091">
        <w:t xml:space="preserve"> de</w:t>
      </w:r>
      <w:r>
        <w:t xml:space="preserve"> odio lo que permitiría identificar la fuente del tuit, ya sea para castigarlo o tenerlo de alguna forma vigilado. No solo eso,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hacer más probable el contenido de odio. En general, se podría aprovechar más la </w:t>
      </w:r>
      <w:r w:rsidRPr="00CA2FA6">
        <w:rPr>
          <w:i/>
        </w:rPr>
        <w:t>información del usuario</w:t>
      </w:r>
      <w:r>
        <w:t xml:space="preserve"> como su biografía, últimos tuits generados, número de seguidores y usuarios seguidos. Estos dos últimos datos podrían utilizarse para generar grafos en dónde cada usuario generador de tuits de odio es un nodo y las relaciones, aristas, representan las relaciones existentes entre ellos.</w:t>
      </w:r>
    </w:p>
    <w:p w14:paraId="0D140716" w14:textId="77777777" w:rsidR="007E7BC2" w:rsidRDefault="007E7BC2" w:rsidP="007E7BC2"/>
    <w:p w14:paraId="546084C6" w14:textId="2EABDA85" w:rsidR="007E7BC2" w:rsidRDefault="008D1426" w:rsidP="007E7BC2">
      <w:pPr>
        <w:jc w:val="center"/>
      </w:pPr>
      <w:r w:rsidRPr="00FB2127">
        <w:rPr>
          <w:noProof/>
          <w:lang w:eastAsia="ja-JP"/>
        </w:rPr>
        <w:lastRenderedPageBreak/>
        <w:drawing>
          <wp:inline distT="0" distB="0" distL="0" distR="0" wp14:anchorId="5F4DC1FD" wp14:editId="407DA190">
            <wp:extent cx="2727325" cy="2178685"/>
            <wp:effectExtent l="0" t="0" r="0" b="0"/>
            <wp:docPr id="3030"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s://gephi.org/images/screenshots/layout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27325" cy="2178685"/>
                    </a:xfrm>
                    <a:prstGeom prst="rect">
                      <a:avLst/>
                    </a:prstGeom>
                    <a:noFill/>
                    <a:ln>
                      <a:noFill/>
                    </a:ln>
                  </pic:spPr>
                </pic:pic>
              </a:graphicData>
            </a:graphic>
          </wp:inline>
        </w:drawing>
      </w:r>
    </w:p>
    <w:p w14:paraId="15D27919" w14:textId="799BFDD2" w:rsidR="007E7BC2" w:rsidRDefault="007E7BC2" w:rsidP="007E7BC2">
      <w:pPr>
        <w:pStyle w:val="Epgrafe"/>
      </w:pPr>
      <w:bookmarkStart w:id="397" w:name="_Toc486016046"/>
      <w:r>
        <w:t xml:space="preserve">Figura </w:t>
      </w:r>
      <w:fldSimple w:instr=" STYLEREF 1 \s ">
        <w:r w:rsidR="00325219">
          <w:rPr>
            <w:noProof/>
          </w:rPr>
          <w:t>6</w:t>
        </w:r>
      </w:fldSimple>
      <w:r w:rsidR="0042492B">
        <w:noBreakHyphen/>
      </w:r>
      <w:fldSimple w:instr=" SEQ Figura \* ARABIC \s 1 ">
        <w:r w:rsidR="00325219">
          <w:rPr>
            <w:noProof/>
          </w:rPr>
          <w:t>1</w:t>
        </w:r>
      </w:fldSimple>
      <w:r>
        <w:t>: Grafo de Relaciones entre Usuarios de Twitter</w:t>
      </w:r>
      <w:bookmarkEnd w:id="397"/>
    </w:p>
    <w:p w14:paraId="467C6D67" w14:textId="77777777" w:rsidR="007E7BC2" w:rsidRDefault="007E7BC2" w:rsidP="007E7BC2">
      <w:pPr>
        <w:jc w:val="left"/>
      </w:pPr>
      <w:r>
        <w:t xml:space="preserve">A partir de los tuits de odio y su autoría se podría obtener un grafo similar al mostrado en la imagen de tal forma que mediante el uso de métricas basadas en análisis de redes sociales se puede obtener información sobre el foco principal de odio y las relaciones que mantienen los emisores de tuits de odio y sus vecinos. </w:t>
      </w:r>
    </w:p>
    <w:p w14:paraId="2E7DE089" w14:textId="77777777" w:rsidR="007E7BC2" w:rsidRDefault="007E7BC2" w:rsidP="007E7BC2">
      <w:pPr>
        <w:jc w:val="left"/>
      </w:pPr>
    </w:p>
    <w:p w14:paraId="2E1BB2A0" w14:textId="77777777" w:rsidR="007E7BC2" w:rsidRDefault="007E7BC2" w:rsidP="007E7BC2">
      <w:pPr>
        <w:jc w:val="left"/>
      </w:pPr>
    </w:p>
    <w:p w14:paraId="77A06935" w14:textId="77777777" w:rsidR="007E7BC2" w:rsidRDefault="007E7BC2" w:rsidP="007E7BC2">
      <w:pPr>
        <w:pStyle w:val="Ttulo2"/>
        <w:numPr>
          <w:ilvl w:val="0"/>
          <w:numId w:val="0"/>
        </w:numPr>
        <w:sectPr w:rsidR="007E7BC2" w:rsidSect="007C326B">
          <w:type w:val="oddPage"/>
          <w:pgSz w:w="11906" w:h="16838"/>
          <w:pgMar w:top="1417" w:right="1701" w:bottom="1417" w:left="1701" w:header="708" w:footer="708" w:gutter="0"/>
          <w:cols w:space="708"/>
          <w:docGrid w:linePitch="360"/>
        </w:sectPr>
      </w:pPr>
    </w:p>
    <w:bookmarkStart w:id="398" w:name="_Toc486015956" w:displacedByCustomXml="next"/>
    <w:sdt>
      <w:sdtPr>
        <w:rPr>
          <w:rFonts w:ascii="Times New Roman" w:hAnsi="Times New Roman" w:cs="Times New Roman"/>
          <w:b w:val="0"/>
          <w:bCs w:val="0"/>
          <w:kern w:val="0"/>
          <w:sz w:val="24"/>
          <w:szCs w:val="24"/>
        </w:rPr>
        <w:id w:val="-1775467659"/>
        <w:docPartObj>
          <w:docPartGallery w:val="Bibliographies"/>
          <w:docPartUnique/>
        </w:docPartObj>
      </w:sdtPr>
      <w:sdtContent>
        <w:p w14:paraId="74FE6762" w14:textId="1CC84BF5" w:rsidR="00DE0B32" w:rsidRDefault="00DE0B32" w:rsidP="00DE0B32">
          <w:pPr>
            <w:pStyle w:val="Ttulo1"/>
            <w:numPr>
              <w:ilvl w:val="0"/>
              <w:numId w:val="0"/>
            </w:numPr>
            <w:ind w:left="113"/>
          </w:pPr>
          <w:r>
            <w:t>Referencias</w:t>
          </w:r>
          <w:bookmarkEnd w:id="398"/>
        </w:p>
        <w:sdt>
          <w:sdtPr>
            <w:id w:val="-573587230"/>
            <w:bibliography/>
          </w:sdtPr>
          <w:sdtContent>
            <w:p w14:paraId="4D33233A" w14:textId="77777777" w:rsidR="00FD254E" w:rsidRPr="00FD254E" w:rsidRDefault="00DE0B32" w:rsidP="00FD254E">
              <w:pPr>
                <w:pStyle w:val="Bibliografa"/>
                <w:jc w:val="left"/>
                <w:rPr>
                  <w:bCs/>
                  <w:noProof/>
                </w:rPr>
              </w:pPr>
              <w:r w:rsidRPr="00FD254E">
                <w:fldChar w:fldCharType="begin"/>
              </w:r>
              <w:r w:rsidRPr="00FD254E">
                <w:instrText>BIBLIOGRAPHY</w:instrText>
              </w:r>
              <w:r w:rsidRPr="00FD254E">
                <w:fldChar w:fldCharType="separate"/>
              </w:r>
              <w:r w:rsidR="00FD254E" w:rsidRPr="00FD254E">
                <w:rPr>
                  <w:noProof/>
                </w:rPr>
                <w:t xml:space="preserve">1. </w:t>
              </w:r>
              <w:r w:rsidR="00FD254E" w:rsidRPr="00FD254E">
                <w:rPr>
                  <w:bCs/>
                  <w:noProof/>
                </w:rPr>
                <w:t>BOE. [En línea] 30 de Marzo de 2015. [Citado el: 22 de junio de 2017.] https://www.boe.es/boe/dias/2015/03/31/pdfs/BOE-A-2015-3439.pdf.</w:t>
              </w:r>
            </w:p>
            <w:p w14:paraId="3DDB34DF" w14:textId="77777777" w:rsidR="00FD254E" w:rsidRPr="00FD254E" w:rsidRDefault="00FD254E" w:rsidP="00FD254E">
              <w:pPr>
                <w:pStyle w:val="Bibliografa"/>
                <w:jc w:val="left"/>
                <w:rPr>
                  <w:bCs/>
                  <w:noProof/>
                  <w:lang w:val="en-US"/>
                </w:rPr>
              </w:pPr>
              <w:r w:rsidRPr="00FD254E">
                <w:rPr>
                  <w:bCs/>
                  <w:noProof/>
                  <w:lang w:val="en-US"/>
                </w:rPr>
                <w:t xml:space="preserve">2. </w:t>
              </w:r>
              <w:r w:rsidRPr="00FD254E">
                <w:rPr>
                  <w:bCs/>
                  <w:i/>
                  <w:iCs/>
                  <w:noProof/>
                  <w:lang w:val="en-US"/>
                </w:rPr>
                <w:t xml:space="preserve">Cyber Hate Speech on Twitter: An Application of Machine Classification and Statistical Modeling for Policy and Decision Making. </w:t>
              </w:r>
              <w:r w:rsidRPr="00FD254E">
                <w:rPr>
                  <w:bCs/>
                  <w:noProof/>
                  <w:lang w:val="en-US"/>
                </w:rPr>
                <w:t>Pete Burnap, Matthew L. Williams. 223-242, 2015, Policy &amp; Internet, Vol. 7.</w:t>
              </w:r>
            </w:p>
            <w:p w14:paraId="1D882FD2" w14:textId="77777777" w:rsidR="00FD254E" w:rsidRPr="00FD254E" w:rsidRDefault="00FD254E" w:rsidP="00FD254E">
              <w:pPr>
                <w:pStyle w:val="Bibliografa"/>
                <w:jc w:val="left"/>
                <w:rPr>
                  <w:bCs/>
                  <w:noProof/>
                  <w:lang w:val="en-US"/>
                </w:rPr>
              </w:pPr>
              <w:r w:rsidRPr="00FD254E">
                <w:rPr>
                  <w:bCs/>
                  <w:noProof/>
                  <w:lang w:val="en-US"/>
                </w:rPr>
                <w:t xml:space="preserve">3. </w:t>
              </w:r>
              <w:r w:rsidRPr="00FD254E">
                <w:rPr>
                  <w:bCs/>
                  <w:i/>
                  <w:iCs/>
                  <w:noProof/>
                  <w:lang w:val="en-US"/>
                </w:rPr>
                <w:t xml:space="preserve">An introduction to ROC analysis. </w:t>
              </w:r>
              <w:r w:rsidRPr="00FD254E">
                <w:rPr>
                  <w:bCs/>
                  <w:noProof/>
                  <w:lang w:val="en-US"/>
                </w:rPr>
                <w:t>Fawcett, Tom. s.l. : Elsevier, 2005.</w:t>
              </w:r>
            </w:p>
            <w:p w14:paraId="0C9F58D8" w14:textId="77777777" w:rsidR="00FD254E" w:rsidRPr="00FD254E" w:rsidRDefault="00FD254E" w:rsidP="00FD254E">
              <w:pPr>
                <w:pStyle w:val="Bibliografa"/>
                <w:jc w:val="left"/>
                <w:rPr>
                  <w:bCs/>
                  <w:noProof/>
                  <w:lang w:val="en-US"/>
                </w:rPr>
              </w:pPr>
              <w:r w:rsidRPr="00FD254E">
                <w:rPr>
                  <w:bCs/>
                  <w:noProof/>
                  <w:lang w:val="en-US"/>
                </w:rPr>
                <w:t xml:space="preserve">4. </w:t>
              </w:r>
              <w:r w:rsidRPr="00FD254E">
                <w:rPr>
                  <w:bCs/>
                  <w:i/>
                  <w:iCs/>
                  <w:noProof/>
                  <w:lang w:val="en-US"/>
                </w:rPr>
                <w:t xml:space="preserve">Up and Down with Ecology - The Issue Attention Cycle. </w:t>
              </w:r>
              <w:r w:rsidRPr="00FD254E">
                <w:rPr>
                  <w:bCs/>
                  <w:noProof/>
                  <w:lang w:val="en-US"/>
                </w:rPr>
                <w:t>Downs, A. 1972, Public Interest (28), págs. 28-50.</w:t>
              </w:r>
            </w:p>
            <w:p w14:paraId="582009DE" w14:textId="77777777" w:rsidR="00FD254E" w:rsidRPr="00FD254E" w:rsidRDefault="00FD254E" w:rsidP="00FD254E">
              <w:pPr>
                <w:pStyle w:val="Bibliografa"/>
                <w:jc w:val="left"/>
                <w:rPr>
                  <w:bCs/>
                  <w:noProof/>
                  <w:lang w:val="en-US"/>
                </w:rPr>
              </w:pPr>
              <w:r w:rsidRPr="00FD254E">
                <w:rPr>
                  <w:bCs/>
                  <w:noProof/>
                  <w:lang w:val="en-US"/>
                </w:rPr>
                <w:t xml:space="preserve">5. </w:t>
              </w:r>
              <w:r w:rsidRPr="00FD254E">
                <w:rPr>
                  <w:bCs/>
                  <w:i/>
                  <w:iCs/>
                  <w:noProof/>
                  <w:lang w:val="en-US"/>
                </w:rPr>
                <w:t xml:space="preserve">The class imbalance problem in pattern classification and learning. </w:t>
              </w:r>
              <w:r w:rsidRPr="00FD254E">
                <w:rPr>
                  <w:bCs/>
                  <w:noProof/>
                  <w:lang w:val="en-US"/>
                </w:rPr>
                <w:t>V. García, et al. 2007.</w:t>
              </w:r>
            </w:p>
            <w:p w14:paraId="60277AB7" w14:textId="77777777" w:rsidR="00FD254E" w:rsidRPr="00FD254E" w:rsidRDefault="00FD254E" w:rsidP="00FD254E">
              <w:pPr>
                <w:pStyle w:val="Bibliografa"/>
                <w:jc w:val="left"/>
                <w:rPr>
                  <w:bCs/>
                  <w:noProof/>
                </w:rPr>
              </w:pPr>
              <w:r w:rsidRPr="00FD254E">
                <w:rPr>
                  <w:bCs/>
                  <w:noProof/>
                </w:rPr>
                <w:t xml:space="preserve">6. </w:t>
              </w:r>
              <w:r w:rsidRPr="00FD254E">
                <w:rPr>
                  <w:bCs/>
                  <w:i/>
                  <w:iCs/>
                  <w:noProof/>
                </w:rPr>
                <w:t xml:space="preserve">Análisis de Datos Multivariantes. </w:t>
              </w:r>
              <w:r w:rsidRPr="00FD254E">
                <w:rPr>
                  <w:bCs/>
                  <w:noProof/>
                </w:rPr>
                <w:t>Peña, Daniel. s.l. : McGraw Hill, 2002.</w:t>
              </w:r>
            </w:p>
            <w:p w14:paraId="659B9BFD" w14:textId="77777777" w:rsidR="00FD254E" w:rsidRPr="00FD254E" w:rsidRDefault="00FD254E" w:rsidP="00FD254E">
              <w:pPr>
                <w:pStyle w:val="Bibliografa"/>
                <w:jc w:val="left"/>
                <w:rPr>
                  <w:bCs/>
                  <w:noProof/>
                </w:rPr>
              </w:pPr>
              <w:r w:rsidRPr="00FD254E">
                <w:rPr>
                  <w:bCs/>
                  <w:noProof/>
                </w:rPr>
                <w:t>7. Wikicorpus v.1.0. [En línea] [Citado el: 21 de junio de 2017.] http://www.cs.upc.edu/~nlp/wikicorpus/.</w:t>
              </w:r>
            </w:p>
            <w:p w14:paraId="1DBC2D20" w14:textId="77777777" w:rsidR="00FD254E" w:rsidRPr="00FD254E" w:rsidRDefault="00FD254E" w:rsidP="00FD254E">
              <w:pPr>
                <w:pStyle w:val="Bibliografa"/>
                <w:jc w:val="left"/>
                <w:rPr>
                  <w:bCs/>
                  <w:noProof/>
                  <w:lang w:val="en-US"/>
                </w:rPr>
              </w:pPr>
              <w:r w:rsidRPr="00FD254E">
                <w:rPr>
                  <w:bCs/>
                  <w:noProof/>
                  <w:lang w:val="en-US"/>
                </w:rPr>
                <w:t xml:space="preserve">8. </w:t>
              </w:r>
              <w:r w:rsidRPr="00FD254E">
                <w:rPr>
                  <w:bCs/>
                  <w:i/>
                  <w:iCs/>
                  <w:noProof/>
                  <w:lang w:val="en-US"/>
                </w:rPr>
                <w:t xml:space="preserve">Detecting Offensive Language in Social Media to Ptotect Adolescent Online Safety. </w:t>
              </w:r>
              <w:r w:rsidRPr="00FD254E">
                <w:rPr>
                  <w:bCs/>
                  <w:noProof/>
                  <w:lang w:val="en-US"/>
                </w:rPr>
                <w:t>al., Ying Chen et. 2011.</w:t>
              </w:r>
            </w:p>
            <w:p w14:paraId="571BF3E6" w14:textId="77777777" w:rsidR="00FD254E" w:rsidRPr="00FD254E" w:rsidRDefault="00FD254E" w:rsidP="00FD254E">
              <w:pPr>
                <w:pStyle w:val="Bibliografa"/>
                <w:jc w:val="left"/>
                <w:rPr>
                  <w:bCs/>
                  <w:noProof/>
                  <w:lang w:val="en-US"/>
                </w:rPr>
              </w:pPr>
              <w:r w:rsidRPr="00FD254E">
                <w:rPr>
                  <w:bCs/>
                  <w:noProof/>
                  <w:lang w:val="en-US"/>
                </w:rPr>
                <w:t xml:space="preserve">9. </w:t>
              </w:r>
              <w:r w:rsidRPr="00FD254E">
                <w:rPr>
                  <w:bCs/>
                  <w:i/>
                  <w:iCs/>
                  <w:noProof/>
                  <w:lang w:val="en-US"/>
                </w:rPr>
                <w:t xml:space="preserve">Detecting Hate Speech on the World Wide Web. </w:t>
              </w:r>
              <w:r w:rsidRPr="00FD254E">
                <w:rPr>
                  <w:bCs/>
                  <w:noProof/>
                  <w:lang w:val="en-US"/>
                </w:rPr>
                <w:t>William Warner, Julia Hirschberg. Montréal, Canada : s.n., 2012. Proceedings of the 2012 Workshop on Language in Social Media.</w:t>
              </w:r>
            </w:p>
            <w:p w14:paraId="66689F23" w14:textId="77777777" w:rsidR="00FD254E" w:rsidRPr="00FD254E" w:rsidRDefault="00FD254E" w:rsidP="00FD254E">
              <w:pPr>
                <w:pStyle w:val="Bibliografa"/>
                <w:jc w:val="left"/>
                <w:rPr>
                  <w:bCs/>
                  <w:noProof/>
                </w:rPr>
              </w:pPr>
              <w:r w:rsidRPr="00FD254E">
                <w:rPr>
                  <w:bCs/>
                  <w:noProof/>
                  <w:lang w:val="en-US"/>
                </w:rPr>
                <w:t xml:space="preserve">10. Tomas Borovicka, Marcel Jirina Jr., Pavel Kordik y Marcel Jirina. </w:t>
              </w:r>
              <w:r w:rsidRPr="00FD254E">
                <w:rPr>
                  <w:bCs/>
                  <w:noProof/>
                </w:rPr>
                <w:t>Selecting Representative Data Sets. [En línea] 2012. [Citado el: 21 de mayo de 2017.] http://dx.dio.org/10.5772/50787.</w:t>
              </w:r>
            </w:p>
            <w:p w14:paraId="56ADE0B9" w14:textId="77777777" w:rsidR="00FD254E" w:rsidRPr="00FD254E" w:rsidRDefault="00FD254E" w:rsidP="00FD254E">
              <w:pPr>
                <w:pStyle w:val="Bibliografa"/>
                <w:jc w:val="left"/>
                <w:rPr>
                  <w:bCs/>
                  <w:noProof/>
                  <w:lang w:val="en-US"/>
                </w:rPr>
              </w:pPr>
              <w:r w:rsidRPr="00FD254E">
                <w:rPr>
                  <w:bCs/>
                  <w:noProof/>
                  <w:lang w:val="en-US"/>
                </w:rPr>
                <w:t xml:space="preserve">11. </w:t>
              </w:r>
              <w:r w:rsidRPr="00FD254E">
                <w:rPr>
                  <w:bCs/>
                  <w:i/>
                  <w:iCs/>
                  <w:noProof/>
                  <w:lang w:val="en-US"/>
                </w:rPr>
                <w:t xml:space="preserve">A review of instance selection methods. </w:t>
              </w:r>
              <w:r w:rsidRPr="00FD254E">
                <w:rPr>
                  <w:bCs/>
                  <w:noProof/>
                </w:rPr>
                <w:t xml:space="preserve">Olivera López, J. Arturo et al. 2010, Artif Intell Rev (2010) 34, págs. </w:t>
              </w:r>
              <w:r w:rsidRPr="00FD254E">
                <w:rPr>
                  <w:bCs/>
                  <w:noProof/>
                  <w:lang w:val="en-US"/>
                </w:rPr>
                <w:t>133–143.</w:t>
              </w:r>
            </w:p>
            <w:p w14:paraId="6792FF55" w14:textId="77777777" w:rsidR="00FD254E" w:rsidRPr="00FD254E" w:rsidRDefault="00FD254E" w:rsidP="00FD254E">
              <w:pPr>
                <w:pStyle w:val="Bibliografa"/>
                <w:jc w:val="left"/>
                <w:rPr>
                  <w:bCs/>
                  <w:noProof/>
                  <w:lang w:val="en-US"/>
                </w:rPr>
              </w:pPr>
              <w:r w:rsidRPr="00FD254E">
                <w:rPr>
                  <w:bCs/>
                  <w:noProof/>
                  <w:lang w:val="en-US"/>
                </w:rPr>
                <w:t xml:space="preserve">12. </w:t>
              </w:r>
              <w:r w:rsidRPr="00FD254E">
                <w:rPr>
                  <w:bCs/>
                  <w:i/>
                  <w:iCs/>
                  <w:noProof/>
                  <w:lang w:val="en-US"/>
                </w:rPr>
                <w:t xml:space="preserve">Adjusting the Outputs of a Classifier to New a Priori Probabilities: A Simple Procedure. </w:t>
              </w:r>
              <w:r w:rsidRPr="00FD254E">
                <w:rPr>
                  <w:bCs/>
                  <w:noProof/>
                  <w:lang w:val="en-US"/>
                </w:rPr>
                <w:t>Marco Saerens, Patrice Latinne, Christine Decaestecker. 2002, Neural computation 14(1), págs. 21-41.</w:t>
              </w:r>
            </w:p>
            <w:p w14:paraId="0D5A4FD3" w14:textId="77777777" w:rsidR="00FD254E" w:rsidRPr="00FD254E" w:rsidRDefault="00FD254E" w:rsidP="00FD254E">
              <w:pPr>
                <w:pStyle w:val="Bibliografa"/>
                <w:jc w:val="left"/>
                <w:rPr>
                  <w:bCs/>
                  <w:noProof/>
                  <w:lang w:val="en-US"/>
                </w:rPr>
              </w:pPr>
              <w:r w:rsidRPr="00FD254E">
                <w:rPr>
                  <w:bCs/>
                  <w:noProof/>
                  <w:lang w:val="en-US"/>
                </w:rPr>
                <w:t xml:space="preserve">13. </w:t>
              </w:r>
              <w:r w:rsidRPr="00FD254E">
                <w:rPr>
                  <w:bCs/>
                  <w:i/>
                  <w:iCs/>
                  <w:noProof/>
                  <w:lang w:val="en-US"/>
                </w:rPr>
                <w:t xml:space="preserve">Automatic Text Categorization by Unsupervised Learning. </w:t>
              </w:r>
              <w:r w:rsidRPr="00FD254E">
                <w:rPr>
                  <w:bCs/>
                  <w:noProof/>
                  <w:lang w:val="en-US"/>
                </w:rPr>
                <w:t>Youngjoong Ko y Jungyun Seo. 1997.</w:t>
              </w:r>
            </w:p>
            <w:p w14:paraId="5CB5135D" w14:textId="77777777" w:rsidR="00FD254E" w:rsidRPr="00FD254E" w:rsidRDefault="00FD254E" w:rsidP="00FD254E">
              <w:pPr>
                <w:pStyle w:val="Bibliografa"/>
                <w:jc w:val="left"/>
                <w:rPr>
                  <w:bCs/>
                  <w:noProof/>
                  <w:lang w:val="en-US"/>
                </w:rPr>
              </w:pPr>
              <w:r w:rsidRPr="00FD254E">
                <w:rPr>
                  <w:bCs/>
                  <w:noProof/>
                  <w:lang w:val="en-US"/>
                </w:rPr>
                <w:t xml:space="preserve">14. </w:t>
              </w:r>
              <w:r w:rsidRPr="00FD254E">
                <w:rPr>
                  <w:bCs/>
                  <w:i/>
                  <w:iCs/>
                  <w:noProof/>
                  <w:lang w:val="en-US"/>
                </w:rPr>
                <w:t xml:space="preserve">A Comparative Study on Feature Selection in Text Categorization. </w:t>
              </w:r>
              <w:r w:rsidRPr="00FD254E">
                <w:rPr>
                  <w:bCs/>
                  <w:noProof/>
                  <w:lang w:val="en-US"/>
                </w:rPr>
                <w:t>Yiming Yang, Jan O Pedersen. 1997. ICML '97 Proceedings of the Fourteenth International Conference on Machine Learning.</w:t>
              </w:r>
            </w:p>
            <w:p w14:paraId="29B4BC17" w14:textId="77777777" w:rsidR="00FD254E" w:rsidRPr="00FD254E" w:rsidRDefault="00FD254E" w:rsidP="00FD254E">
              <w:pPr>
                <w:pStyle w:val="Bibliografa"/>
                <w:jc w:val="left"/>
                <w:rPr>
                  <w:bCs/>
                  <w:noProof/>
                </w:rPr>
              </w:pPr>
              <w:r w:rsidRPr="00FD254E">
                <w:rPr>
                  <w:bCs/>
                  <w:noProof/>
                </w:rPr>
                <w:t>15. MIT Libraries. [En línea] [Citado el: 12 de marzo de 2017.] http://libguides.mit.edu/c.php?g=176061&amp;p=1159432.</w:t>
              </w:r>
            </w:p>
            <w:p w14:paraId="15A08803" w14:textId="77777777" w:rsidR="00FD254E" w:rsidRPr="00FD254E" w:rsidRDefault="00FD254E" w:rsidP="00FD254E">
              <w:pPr>
                <w:pStyle w:val="Bibliografa"/>
                <w:jc w:val="left"/>
                <w:rPr>
                  <w:bCs/>
                  <w:noProof/>
                </w:rPr>
              </w:pPr>
              <w:r w:rsidRPr="00FD254E">
                <w:rPr>
                  <w:bCs/>
                  <w:noProof/>
                  <w:lang w:val="en-US"/>
                </w:rPr>
                <w:t xml:space="preserve">16. </w:t>
              </w:r>
              <w:r w:rsidRPr="00FD254E">
                <w:rPr>
                  <w:bCs/>
                  <w:i/>
                  <w:iCs/>
                  <w:noProof/>
                  <w:lang w:val="en-US"/>
                </w:rPr>
                <w:t xml:space="preserve">An algorithm for suffix stripping. </w:t>
              </w:r>
              <w:r w:rsidRPr="00FD254E">
                <w:rPr>
                  <w:bCs/>
                  <w:noProof/>
                  <w:lang w:val="en-US"/>
                </w:rPr>
                <w:t xml:space="preserve">Porter, M. F. 1980, Program , Vol. 14 Issue: 3, págs. </w:t>
              </w:r>
              <w:r w:rsidRPr="00FD254E">
                <w:rPr>
                  <w:bCs/>
                  <w:noProof/>
                </w:rPr>
                <w:t>130-137.</w:t>
              </w:r>
            </w:p>
            <w:p w14:paraId="4A8EA3C5" w14:textId="77777777" w:rsidR="00FD254E" w:rsidRPr="00FD254E" w:rsidRDefault="00FD254E" w:rsidP="00FD254E">
              <w:pPr>
                <w:pStyle w:val="Bibliografa"/>
                <w:jc w:val="left"/>
                <w:rPr>
                  <w:bCs/>
                  <w:noProof/>
                </w:rPr>
              </w:pPr>
              <w:r w:rsidRPr="00FD254E">
                <w:rPr>
                  <w:bCs/>
                  <w:noProof/>
                </w:rPr>
                <w:t>17. Snowball. [En línea] 11 de marzo de marzo. [Citado el: 7 de abril de 2017.] http://snowball.tartarus.org/.</w:t>
              </w:r>
            </w:p>
            <w:p w14:paraId="5D2D9DBF" w14:textId="77777777" w:rsidR="00FD254E" w:rsidRPr="00FD254E" w:rsidRDefault="00FD254E" w:rsidP="00FD254E">
              <w:pPr>
                <w:pStyle w:val="Bibliografa"/>
                <w:jc w:val="left"/>
                <w:rPr>
                  <w:bCs/>
                  <w:noProof/>
                  <w:lang w:val="en-US"/>
                </w:rPr>
              </w:pPr>
              <w:r w:rsidRPr="00FD254E">
                <w:rPr>
                  <w:bCs/>
                  <w:noProof/>
                  <w:lang w:val="en-US"/>
                </w:rPr>
                <w:t xml:space="preserve">18. </w:t>
              </w:r>
              <w:r w:rsidRPr="00FD254E">
                <w:rPr>
                  <w:bCs/>
                  <w:i/>
                  <w:iCs/>
                  <w:noProof/>
                  <w:lang w:val="en-US"/>
                </w:rPr>
                <w:t xml:space="preserve">Monolingual Document Retrieval for European Languages. </w:t>
              </w:r>
              <w:r w:rsidRPr="00FD254E">
                <w:rPr>
                  <w:bCs/>
                  <w:noProof/>
                  <w:lang w:val="en-US"/>
                </w:rPr>
                <w:t>Hollink, V., Kamps, J., Monz, C. et al. 4, 2004, Information Retrieval, Vol. 7.</w:t>
              </w:r>
            </w:p>
            <w:p w14:paraId="3A0998C8" w14:textId="77777777" w:rsidR="00FD254E" w:rsidRPr="00FD254E" w:rsidRDefault="00FD254E" w:rsidP="00FD254E">
              <w:pPr>
                <w:pStyle w:val="Bibliografa"/>
                <w:jc w:val="left"/>
                <w:rPr>
                  <w:bCs/>
                  <w:noProof/>
                  <w:lang w:val="en-US"/>
                </w:rPr>
              </w:pPr>
              <w:r w:rsidRPr="00FD254E">
                <w:rPr>
                  <w:bCs/>
                  <w:noProof/>
                  <w:lang w:val="en-US"/>
                </w:rPr>
                <w:t xml:space="preserve">19. </w:t>
              </w:r>
              <w:r w:rsidRPr="00FD254E">
                <w:rPr>
                  <w:bCs/>
                  <w:i/>
                  <w:iCs/>
                  <w:noProof/>
                  <w:lang w:val="en-US"/>
                </w:rPr>
                <w:t xml:space="preserve">A Comparison of Event Models for Naive Bayes Text Classification. </w:t>
              </w:r>
              <w:r w:rsidRPr="00FD254E">
                <w:rPr>
                  <w:bCs/>
                  <w:noProof/>
                  <w:lang w:val="en-US"/>
                </w:rPr>
                <w:t>Andrew McCallum, Kamal Nigam. Pittsburgh : s.n., 1998.</w:t>
              </w:r>
            </w:p>
            <w:p w14:paraId="1D36F5D1" w14:textId="77777777" w:rsidR="00FD254E" w:rsidRPr="00FD254E" w:rsidRDefault="00FD254E" w:rsidP="00FD254E">
              <w:pPr>
                <w:pStyle w:val="Bibliografa"/>
                <w:jc w:val="left"/>
                <w:rPr>
                  <w:bCs/>
                  <w:noProof/>
                  <w:lang w:val="en-US"/>
                </w:rPr>
              </w:pPr>
              <w:r w:rsidRPr="00FD254E">
                <w:rPr>
                  <w:bCs/>
                  <w:noProof/>
                  <w:lang w:val="en-US"/>
                </w:rPr>
                <w:t xml:space="preserve">20. Bishop, Christopher. </w:t>
              </w:r>
              <w:r w:rsidRPr="00FD254E">
                <w:rPr>
                  <w:bCs/>
                  <w:i/>
                  <w:iCs/>
                  <w:noProof/>
                  <w:lang w:val="en-US"/>
                </w:rPr>
                <w:t xml:space="preserve">Pattern recognition aND Machine Learning. </w:t>
              </w:r>
              <w:r w:rsidRPr="00FD254E">
                <w:rPr>
                  <w:bCs/>
                  <w:noProof/>
                  <w:lang w:val="en-US"/>
                </w:rPr>
                <w:t>s.l. : Springer, 2006.</w:t>
              </w:r>
            </w:p>
            <w:p w14:paraId="60811F80" w14:textId="77777777" w:rsidR="00FD254E" w:rsidRPr="00FD254E" w:rsidRDefault="00FD254E" w:rsidP="00FD254E">
              <w:pPr>
                <w:pStyle w:val="Bibliografa"/>
                <w:jc w:val="left"/>
                <w:rPr>
                  <w:bCs/>
                  <w:noProof/>
                  <w:lang w:val="en-US"/>
                </w:rPr>
              </w:pPr>
              <w:r w:rsidRPr="00FD254E">
                <w:rPr>
                  <w:bCs/>
                  <w:noProof/>
                  <w:lang w:val="en-US"/>
                </w:rPr>
                <w:t xml:space="preserve">21. Norvig, Peter y Russell, Stuart. </w:t>
              </w:r>
              <w:r w:rsidRPr="00FD254E">
                <w:rPr>
                  <w:bCs/>
                  <w:i/>
                  <w:iCs/>
                  <w:noProof/>
                  <w:lang w:val="en-US"/>
                </w:rPr>
                <w:t xml:space="preserve">Artificial Intelligene. A Moder Approach. </w:t>
              </w:r>
              <w:r w:rsidRPr="00FD254E">
                <w:rPr>
                  <w:bCs/>
                  <w:noProof/>
                  <w:lang w:val="en-US"/>
                </w:rPr>
                <w:t>s.l. : Prentice Hall, 2003.</w:t>
              </w:r>
            </w:p>
            <w:p w14:paraId="54A263C4" w14:textId="77777777" w:rsidR="00FD254E" w:rsidRPr="00FD254E" w:rsidRDefault="00FD254E" w:rsidP="00FD254E">
              <w:pPr>
                <w:pStyle w:val="Bibliografa"/>
                <w:jc w:val="left"/>
                <w:rPr>
                  <w:bCs/>
                  <w:noProof/>
                </w:rPr>
              </w:pPr>
              <w:r w:rsidRPr="00FD254E">
                <w:rPr>
                  <w:bCs/>
                  <w:noProof/>
                </w:rPr>
                <w:t>22. Natural Language Toolkit. [En línea] [Citado el: 6 de junio de 2017.] http://www.nltk.org/.</w:t>
              </w:r>
            </w:p>
            <w:p w14:paraId="74DA301D" w14:textId="77777777" w:rsidR="00FD254E" w:rsidRPr="00FD254E" w:rsidRDefault="00FD254E" w:rsidP="00FD254E">
              <w:pPr>
                <w:pStyle w:val="Bibliografa"/>
                <w:jc w:val="left"/>
                <w:rPr>
                  <w:bCs/>
                  <w:noProof/>
                  <w:lang w:val="en-US"/>
                </w:rPr>
              </w:pPr>
              <w:r w:rsidRPr="00FD254E">
                <w:rPr>
                  <w:bCs/>
                  <w:noProof/>
                  <w:lang w:val="en-US"/>
                </w:rPr>
                <w:lastRenderedPageBreak/>
                <w:t xml:space="preserve">23. </w:t>
              </w:r>
              <w:r w:rsidRPr="00FD254E">
                <w:rPr>
                  <w:bCs/>
                  <w:i/>
                  <w:iCs/>
                  <w:noProof/>
                  <w:lang w:val="en-US"/>
                </w:rPr>
                <w:t xml:space="preserve">Software Framework for Topic Modelling with Large Corpora. </w:t>
              </w:r>
              <w:r w:rsidRPr="00FD254E">
                <w:rPr>
                  <w:bCs/>
                  <w:noProof/>
                  <w:lang w:val="en-US"/>
                </w:rPr>
                <w:t>Řehůřek, Radim and Petr Sojka. Valetta, Malta : s.n., 2010. Proceedings of LREC 2010 workshop New Challenges for NLP Frameworks. págs. 46--50.</w:t>
              </w:r>
            </w:p>
            <w:p w14:paraId="7174C789" w14:textId="77777777" w:rsidR="00FD254E" w:rsidRPr="00FD254E" w:rsidRDefault="00FD254E" w:rsidP="00FD254E">
              <w:pPr>
                <w:pStyle w:val="Bibliografa"/>
                <w:jc w:val="left"/>
                <w:rPr>
                  <w:bCs/>
                  <w:noProof/>
                  <w:lang w:val="en-US"/>
                </w:rPr>
              </w:pPr>
              <w:r w:rsidRPr="00FD254E">
                <w:rPr>
                  <w:bCs/>
                  <w:noProof/>
                  <w:lang w:val="en-US"/>
                </w:rPr>
                <w:t xml:space="preserve">24. </w:t>
              </w:r>
              <w:r w:rsidRPr="00FD254E">
                <w:rPr>
                  <w:bCs/>
                  <w:i/>
                  <w:iCs/>
                  <w:noProof/>
                  <w:lang w:val="en-US"/>
                </w:rPr>
                <w:t xml:space="preserve">Scikit-learn: Machine Learning in Python. </w:t>
              </w:r>
              <w:r w:rsidRPr="00FD254E">
                <w:rPr>
                  <w:bCs/>
                  <w:noProof/>
                  <w:lang w:val="en-US"/>
                </w:rPr>
                <w:t>Gael Varoquax et al. 2011, Journal of Machine Learning Research, págs. 2825-2830.</w:t>
              </w:r>
            </w:p>
            <w:p w14:paraId="2817CE7A" w14:textId="77777777" w:rsidR="00FD254E" w:rsidRPr="00FD254E" w:rsidRDefault="00FD254E" w:rsidP="00FD254E">
              <w:pPr>
                <w:pStyle w:val="Bibliografa"/>
                <w:jc w:val="left"/>
                <w:rPr>
                  <w:bCs/>
                  <w:noProof/>
                </w:rPr>
              </w:pPr>
              <w:r w:rsidRPr="00FD254E">
                <w:rPr>
                  <w:bCs/>
                  <w:noProof/>
                  <w:lang w:val="en-US"/>
                </w:rPr>
                <w:t xml:space="preserve">25. Google Research. TensorFlow: Large-Scale Machine Learning on Heterogeneous Distributed Systems. </w:t>
              </w:r>
              <w:r w:rsidRPr="00FD254E">
                <w:rPr>
                  <w:bCs/>
                  <w:noProof/>
                </w:rPr>
                <w:t>[En línea] 2015. [Citado el: 21 de abril de 2017.] http://download.tensorflow.org/paper/whitepaper2015.pdf.</w:t>
              </w:r>
            </w:p>
            <w:p w14:paraId="3458F3F7" w14:textId="77777777" w:rsidR="00FD254E" w:rsidRPr="00FD254E" w:rsidRDefault="00FD254E" w:rsidP="00FD254E">
              <w:pPr>
                <w:pStyle w:val="Bibliografa"/>
                <w:jc w:val="left"/>
                <w:rPr>
                  <w:bCs/>
                  <w:noProof/>
                </w:rPr>
              </w:pPr>
              <w:r w:rsidRPr="00FD254E">
                <w:rPr>
                  <w:bCs/>
                  <w:noProof/>
                </w:rPr>
                <w:t>26. Pattern. [En línea] [Citado el: 13 de mayo de 2017.] https://pypi.python.org/pypi/Pattern.</w:t>
              </w:r>
            </w:p>
            <w:p w14:paraId="539415CF" w14:textId="77777777" w:rsidR="00FD254E" w:rsidRPr="00FD254E" w:rsidRDefault="00FD254E" w:rsidP="00FD254E">
              <w:pPr>
                <w:pStyle w:val="Bibliografa"/>
                <w:jc w:val="left"/>
                <w:rPr>
                  <w:bCs/>
                  <w:noProof/>
                </w:rPr>
              </w:pPr>
              <w:r w:rsidRPr="00FD254E">
                <w:rPr>
                  <w:bCs/>
                  <w:noProof/>
                </w:rPr>
                <w:t>27. Keras. [En línea] [Citado el: 17 de junio de 2017.] https://keras.io/.</w:t>
              </w:r>
            </w:p>
            <w:p w14:paraId="7315802F" w14:textId="77777777" w:rsidR="00FD254E" w:rsidRPr="00FD254E" w:rsidRDefault="00FD254E" w:rsidP="00FD254E">
              <w:pPr>
                <w:pStyle w:val="Bibliografa"/>
                <w:jc w:val="left"/>
                <w:rPr>
                  <w:bCs/>
                  <w:noProof/>
                </w:rPr>
              </w:pPr>
              <w:r w:rsidRPr="00FD254E">
                <w:rPr>
                  <w:bCs/>
                  <w:noProof/>
                  <w:lang w:val="en-US"/>
                </w:rPr>
                <w:t xml:space="preserve">28. Christopher D. Manning et al. The Stanford CoreNLP Natural Language Processing Toolkit. </w:t>
              </w:r>
              <w:r w:rsidRPr="00FD254E">
                <w:rPr>
                  <w:bCs/>
                  <w:noProof/>
                </w:rPr>
                <w:t>[En línea] [Citado el: 6 de marzo de 2017.] http://nlp.stanford.edu/pubs/StanfordCoreNlp2014.pdf.</w:t>
              </w:r>
            </w:p>
            <w:p w14:paraId="1AE3910C" w14:textId="77777777" w:rsidR="00FD254E" w:rsidRPr="00FD254E" w:rsidRDefault="00FD254E" w:rsidP="00FD254E">
              <w:pPr>
                <w:pStyle w:val="Bibliografa"/>
                <w:jc w:val="left"/>
                <w:rPr>
                  <w:bCs/>
                  <w:noProof/>
                </w:rPr>
              </w:pPr>
              <w:r w:rsidRPr="00FD254E">
                <w:rPr>
                  <w:bCs/>
                  <w:noProof/>
                  <w:lang w:val="en-US"/>
                </w:rPr>
                <w:t xml:space="preserve">29. McCallum, Andrew. MALLET: A Machine Learning for Language Toolkit. </w:t>
              </w:r>
              <w:r w:rsidRPr="00FD254E">
                <w:rPr>
                  <w:bCs/>
                  <w:noProof/>
                </w:rPr>
                <w:t>[En línea] [Citado el: 26 de marzo de 2017.] https://people.cs.umass.edu/~mccallum/mallet/.</w:t>
              </w:r>
            </w:p>
            <w:p w14:paraId="27404A82" w14:textId="77777777" w:rsidR="00FD254E" w:rsidRPr="00FD254E" w:rsidRDefault="00FD254E" w:rsidP="00FD254E">
              <w:pPr>
                <w:pStyle w:val="Bibliografa"/>
                <w:jc w:val="left"/>
                <w:rPr>
                  <w:bCs/>
                  <w:noProof/>
                  <w:lang w:val="en-US"/>
                </w:rPr>
              </w:pPr>
              <w:r w:rsidRPr="00FD254E">
                <w:rPr>
                  <w:bCs/>
                  <w:noProof/>
                  <w:lang w:val="en-US"/>
                </w:rPr>
                <w:t xml:space="preserve">30. </w:t>
              </w:r>
              <w:r w:rsidRPr="00FD254E">
                <w:rPr>
                  <w:bCs/>
                  <w:i/>
                  <w:iCs/>
                  <w:noProof/>
                  <w:lang w:val="en-US"/>
                </w:rPr>
                <w:t xml:space="preserve">LingPipe for 99.99% Recall of Gene Mentions. </w:t>
              </w:r>
              <w:r w:rsidRPr="00FD254E">
                <w:rPr>
                  <w:bCs/>
                  <w:noProof/>
                  <w:lang w:val="en-US"/>
                </w:rPr>
                <w:t>Carpenter, Bob. Valencia,Spain : s.n., 2007. Proceedings of the 2nd BioCreative workshop.</w:t>
              </w:r>
            </w:p>
            <w:p w14:paraId="68772C33" w14:textId="77777777" w:rsidR="00FD254E" w:rsidRPr="00FD254E" w:rsidRDefault="00FD254E" w:rsidP="00FD254E">
              <w:pPr>
                <w:pStyle w:val="Bibliografa"/>
                <w:jc w:val="left"/>
                <w:rPr>
                  <w:bCs/>
                  <w:noProof/>
                </w:rPr>
              </w:pPr>
              <w:r w:rsidRPr="00FD254E">
                <w:rPr>
                  <w:bCs/>
                  <w:noProof/>
                  <w:lang w:val="en-US"/>
                </w:rPr>
                <w:t xml:space="preserve">31. </w:t>
              </w:r>
              <w:r w:rsidRPr="00FD254E">
                <w:rPr>
                  <w:bCs/>
                  <w:i/>
                  <w:iCs/>
                  <w:noProof/>
                  <w:lang w:val="en-US"/>
                </w:rPr>
                <w:t xml:space="preserve">Weka: Practical Machine Learning Tools and Techniques. </w:t>
              </w:r>
              <w:r w:rsidRPr="00FD254E">
                <w:rPr>
                  <w:bCs/>
                  <w:noProof/>
                  <w:lang w:val="en-US"/>
                </w:rPr>
                <w:t xml:space="preserve">Ian H. Witten et al. 2007. Proceedings of the ICONIP/ANZIIS/ANNES'99 Workshop on Emerging Knowledge Engineering and Connectionist-Based Information Systems. págs. </w:t>
              </w:r>
              <w:r w:rsidRPr="00FD254E">
                <w:rPr>
                  <w:bCs/>
                  <w:noProof/>
                </w:rPr>
                <w:t>192-196.</w:t>
              </w:r>
            </w:p>
            <w:p w14:paraId="3EE78B9A" w14:textId="77777777" w:rsidR="00FD254E" w:rsidRPr="00FD254E" w:rsidRDefault="00FD254E" w:rsidP="00FD254E">
              <w:pPr>
                <w:pStyle w:val="Bibliografa"/>
                <w:jc w:val="left"/>
                <w:rPr>
                  <w:bCs/>
                  <w:noProof/>
                </w:rPr>
              </w:pPr>
              <w:r w:rsidRPr="00FD254E">
                <w:rPr>
                  <w:bCs/>
                  <w:noProof/>
                </w:rPr>
                <w:t>32. yTextMiner. [En línea] [Citado el: 4 de marzo de 2017.] http://informatics.yonsei.ac.kr/yTextMiner.</w:t>
              </w:r>
            </w:p>
            <w:p w14:paraId="53E35C13" w14:textId="77777777" w:rsidR="00FD254E" w:rsidRPr="00FD254E" w:rsidRDefault="00FD254E" w:rsidP="00FD254E">
              <w:pPr>
                <w:pStyle w:val="Bibliografa"/>
                <w:jc w:val="left"/>
                <w:rPr>
                  <w:bCs/>
                  <w:noProof/>
                </w:rPr>
              </w:pPr>
              <w:r w:rsidRPr="00FD254E">
                <w:rPr>
                  <w:bCs/>
                  <w:noProof/>
                </w:rPr>
                <w:t>33. https://lucene.apache.org/core/. [En línea] [Citado el: 21 de abril de 2017.]</w:t>
              </w:r>
            </w:p>
            <w:p w14:paraId="54502988" w14:textId="77777777" w:rsidR="00FD254E" w:rsidRPr="00FD254E" w:rsidRDefault="00FD254E" w:rsidP="00FD254E">
              <w:pPr>
                <w:pStyle w:val="Bibliografa"/>
                <w:jc w:val="left"/>
                <w:rPr>
                  <w:bCs/>
                  <w:noProof/>
                  <w:lang w:val="en-US"/>
                </w:rPr>
              </w:pPr>
              <w:r w:rsidRPr="00FD254E">
                <w:rPr>
                  <w:bCs/>
                  <w:noProof/>
                  <w:lang w:val="en-US"/>
                </w:rPr>
                <w:t xml:space="preserve">34. </w:t>
              </w:r>
              <w:r w:rsidRPr="00FD254E">
                <w:rPr>
                  <w:bCs/>
                  <w:i/>
                  <w:iCs/>
                  <w:noProof/>
                  <w:lang w:val="en-US"/>
                </w:rPr>
                <w:t xml:space="preserve">Hatebase: An anti-genocide app. </w:t>
              </w:r>
              <w:r w:rsidRPr="00FD254E">
                <w:rPr>
                  <w:bCs/>
                  <w:noProof/>
                  <w:lang w:val="en-US"/>
                </w:rPr>
                <w:t>Brown, Jesse. Toronto : Rogers Media, 2013, MacLean's.</w:t>
              </w:r>
            </w:p>
            <w:p w14:paraId="5ED0FDBB" w14:textId="2AABD2F2" w:rsidR="00DE0B32" w:rsidRPr="00047F61" w:rsidRDefault="00DE0B32" w:rsidP="00FD254E">
              <w:pPr>
                <w:jc w:val="left"/>
              </w:pPr>
              <w:r w:rsidRPr="00FD254E">
                <w:rPr>
                  <w:bCs/>
                </w:rPr>
                <w:fldChar w:fldCharType="end"/>
              </w:r>
            </w:p>
          </w:sdtContent>
        </w:sdt>
      </w:sdtContent>
    </w:sdt>
    <w:p w14:paraId="55AF20FB" w14:textId="77777777" w:rsidR="00DE0B32" w:rsidRPr="00DE0B32" w:rsidRDefault="00DE0B32" w:rsidP="00DE0B32"/>
    <w:p w14:paraId="443E1BE2" w14:textId="77777777" w:rsidR="00DE0B32" w:rsidRDefault="00DE0B32" w:rsidP="00D90D87">
      <w:pPr>
        <w:pStyle w:val="Ttulo1"/>
        <w:numPr>
          <w:ilvl w:val="0"/>
          <w:numId w:val="0"/>
        </w:numPr>
        <w:sectPr w:rsidR="00DE0B32" w:rsidSect="00DE0B32">
          <w:type w:val="oddPage"/>
          <w:pgSz w:w="11906" w:h="16838"/>
          <w:pgMar w:top="1417" w:right="1701" w:bottom="1417" w:left="1701" w:header="708" w:footer="708" w:gutter="0"/>
          <w:cols w:space="708"/>
          <w:docGrid w:linePitch="360"/>
        </w:sectPr>
      </w:pPr>
      <w:bookmarkStart w:id="399" w:name="_Toc485972253"/>
    </w:p>
    <w:p w14:paraId="706007CE" w14:textId="37975900" w:rsidR="007E7BC2" w:rsidRPr="0096141E" w:rsidRDefault="007E7BC2" w:rsidP="00D90D87">
      <w:pPr>
        <w:pStyle w:val="Ttulo1"/>
        <w:numPr>
          <w:ilvl w:val="0"/>
          <w:numId w:val="0"/>
        </w:numPr>
      </w:pPr>
      <w:bookmarkStart w:id="400" w:name="_Toc486015957"/>
      <w:r w:rsidRPr="0096141E">
        <w:lastRenderedPageBreak/>
        <w:t>Glosario</w:t>
      </w:r>
      <w:bookmarkEnd w:id="399"/>
      <w:bookmarkEnd w:id="400"/>
    </w:p>
    <w:p w14:paraId="298E7EAB" w14:textId="77777777" w:rsidR="00ED4398" w:rsidRDefault="007E7BC2" w:rsidP="00D90D87">
      <w:pPr>
        <w:rPr>
          <w:rFonts w:ascii="Arial" w:hAnsi="Arial" w:cs="Arial"/>
          <w:b/>
          <w:bCs/>
          <w:noProof/>
          <w:kern w:val="32"/>
          <w:sz w:val="32"/>
          <w:szCs w:val="32"/>
        </w:rPr>
        <w:sectPr w:rsidR="00ED4398" w:rsidSect="00ED4398">
          <w:type w:val="oddPage"/>
          <w:pgSz w:w="11906" w:h="16838"/>
          <w:pgMar w:top="1417" w:right="1701" w:bottom="1417" w:left="1701" w:header="708" w:footer="708" w:gutter="0"/>
          <w:cols w:space="708"/>
          <w:docGrid w:linePitch="360"/>
        </w:sectPr>
      </w:pPr>
      <w:r>
        <w:rPr>
          <w:rFonts w:ascii="Arial" w:hAnsi="Arial" w:cs="Arial"/>
          <w:b/>
          <w:bCs/>
          <w:kern w:val="32"/>
          <w:sz w:val="32"/>
          <w:szCs w:val="32"/>
        </w:rPr>
        <w:fldChar w:fldCharType="begin"/>
      </w:r>
      <w:r>
        <w:instrText xml:space="preserve"> INDEX \h "A" \c "2" \z "3082" </w:instrText>
      </w:r>
      <w:r>
        <w:rPr>
          <w:rFonts w:ascii="Arial" w:hAnsi="Arial" w:cs="Arial"/>
          <w:b/>
          <w:bCs/>
          <w:kern w:val="32"/>
          <w:sz w:val="32"/>
          <w:szCs w:val="32"/>
        </w:rPr>
        <w:fldChar w:fldCharType="separate"/>
      </w:r>
      <w:bookmarkStart w:id="401" w:name="_Toc485972254"/>
      <w:bookmarkEnd w:id="401"/>
    </w:p>
    <w:p w14:paraId="5A9E28E2"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A</w:t>
      </w:r>
    </w:p>
    <w:p w14:paraId="009339E0" w14:textId="77777777" w:rsidR="00ED4398" w:rsidRDefault="00ED4398">
      <w:pPr>
        <w:pStyle w:val="ndice1"/>
        <w:tabs>
          <w:tab w:val="right" w:leader="dot" w:pos="3882"/>
        </w:tabs>
        <w:rPr>
          <w:noProof/>
        </w:rPr>
      </w:pPr>
      <w:r>
        <w:rPr>
          <w:noProof/>
        </w:rPr>
        <w:t xml:space="preserve">AI. </w:t>
      </w:r>
      <w:r w:rsidRPr="009552F2">
        <w:rPr>
          <w:i/>
          <w:noProof/>
        </w:rPr>
        <w:t>Véase</w:t>
      </w:r>
      <w:r w:rsidRPr="009552F2">
        <w:rPr>
          <w:noProof/>
        </w:rPr>
        <w:t xml:space="preserve"> Inteligencia Artificial</w:t>
      </w:r>
    </w:p>
    <w:p w14:paraId="2B1FFCB3" w14:textId="77777777" w:rsidR="00ED4398" w:rsidRDefault="00ED4398">
      <w:pPr>
        <w:pStyle w:val="ndice1"/>
        <w:tabs>
          <w:tab w:val="right" w:leader="dot" w:pos="3882"/>
        </w:tabs>
        <w:rPr>
          <w:noProof/>
        </w:rPr>
      </w:pPr>
      <w:r>
        <w:rPr>
          <w:noProof/>
        </w:rPr>
        <w:t>alpha</w:t>
      </w:r>
    </w:p>
    <w:p w14:paraId="052E2CF5" w14:textId="4E70B21C" w:rsidR="00ED4398" w:rsidRDefault="00ED4398">
      <w:pPr>
        <w:pStyle w:val="ndice2"/>
        <w:tabs>
          <w:tab w:val="right" w:leader="dot" w:pos="3882"/>
        </w:tabs>
        <w:rPr>
          <w:noProof/>
        </w:rPr>
      </w:pPr>
      <w:r>
        <w:rPr>
          <w:noProof/>
        </w:rPr>
        <w:t>En suavizado de Laplace, es la cantidad que se usa para modificar la estimación de parámetros en variabl</w:t>
      </w:r>
      <w:r w:rsidR="006C1624">
        <w:rPr>
          <w:noProof/>
        </w:rPr>
        <w:t>es categóricas multinomiales</w:t>
      </w:r>
    </w:p>
    <w:p w14:paraId="577F6E62" w14:textId="77777777" w:rsidR="00ED4398" w:rsidRDefault="00ED4398">
      <w:pPr>
        <w:pStyle w:val="ndice1"/>
        <w:tabs>
          <w:tab w:val="right" w:leader="dot" w:pos="3882"/>
        </w:tabs>
        <w:rPr>
          <w:noProof/>
        </w:rPr>
      </w:pPr>
      <w:r>
        <w:rPr>
          <w:noProof/>
        </w:rPr>
        <w:t>análisis exploratorio de datos</w:t>
      </w:r>
    </w:p>
    <w:p w14:paraId="4EBA90B6" w14:textId="0838EF19" w:rsidR="00ED4398" w:rsidRDefault="00ED4398">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w:t>
      </w:r>
      <w:r w:rsidR="006C1624">
        <w:rPr>
          <w:noProof/>
        </w:rPr>
        <w:t>o de su tratamiento posterior</w:t>
      </w:r>
    </w:p>
    <w:p w14:paraId="664E75E0" w14:textId="77777777" w:rsidR="00ED4398" w:rsidRDefault="00ED4398">
      <w:pPr>
        <w:pStyle w:val="ndice1"/>
        <w:tabs>
          <w:tab w:val="right" w:leader="dot" w:pos="3882"/>
        </w:tabs>
        <w:rPr>
          <w:noProof/>
        </w:rPr>
      </w:pPr>
      <w:r>
        <w:rPr>
          <w:noProof/>
        </w:rPr>
        <w:t>API</w:t>
      </w:r>
    </w:p>
    <w:p w14:paraId="6B0CF175" w14:textId="3A8FFEBD" w:rsidR="00ED4398" w:rsidRDefault="00ED4398">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w:t>
      </w:r>
    </w:p>
    <w:p w14:paraId="6A980299" w14:textId="77777777" w:rsidR="00ED4398" w:rsidRDefault="00ED4398">
      <w:pPr>
        <w:pStyle w:val="ndice1"/>
        <w:tabs>
          <w:tab w:val="right" w:leader="dot" w:pos="3882"/>
        </w:tabs>
        <w:rPr>
          <w:noProof/>
        </w:rPr>
      </w:pPr>
      <w:r w:rsidRPr="009552F2">
        <w:rPr>
          <w:i/>
          <w:noProof/>
        </w:rPr>
        <w:t>aprendizaje estadístico</w:t>
      </w:r>
    </w:p>
    <w:p w14:paraId="64A89367" w14:textId="5ED36899" w:rsidR="00ED4398" w:rsidRDefault="00ED439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w:t>
      </w:r>
    </w:p>
    <w:p w14:paraId="322BBEDF" w14:textId="0DBDF56E" w:rsidR="00ED4398" w:rsidRDefault="00ED4398">
      <w:pPr>
        <w:pStyle w:val="ndice1"/>
        <w:tabs>
          <w:tab w:val="right" w:leader="dot" w:pos="3882"/>
        </w:tabs>
        <w:rPr>
          <w:noProof/>
        </w:rPr>
      </w:pPr>
      <w:r>
        <w:rPr>
          <w:noProof/>
        </w:rPr>
        <w:t xml:space="preserve">Aprendizaje Máquina. </w:t>
      </w:r>
      <w:r w:rsidRPr="009552F2">
        <w:rPr>
          <w:i/>
          <w:noProof/>
        </w:rPr>
        <w:t>Véase</w:t>
      </w:r>
      <w:r w:rsidRPr="009552F2">
        <w:rPr>
          <w:noProof/>
        </w:rPr>
        <w:t xml:space="preserve"> Aprendizaje Estadístico</w:t>
      </w:r>
    </w:p>
    <w:p w14:paraId="5442546E"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B</w:t>
      </w:r>
    </w:p>
    <w:p w14:paraId="0FADCF8A" w14:textId="77777777" w:rsidR="00ED4398" w:rsidRDefault="00ED4398">
      <w:pPr>
        <w:pStyle w:val="ndice1"/>
        <w:tabs>
          <w:tab w:val="right" w:leader="dot" w:pos="3882"/>
        </w:tabs>
        <w:rPr>
          <w:noProof/>
        </w:rPr>
      </w:pPr>
      <w:r>
        <w:rPr>
          <w:noProof/>
        </w:rPr>
        <w:t>bolsa de palabras</w:t>
      </w:r>
    </w:p>
    <w:p w14:paraId="19FF90DD" w14:textId="77777777" w:rsidR="00ED4398" w:rsidRDefault="00ED4398">
      <w:pPr>
        <w:pStyle w:val="ndice2"/>
        <w:tabs>
          <w:tab w:val="right" w:leader="dot" w:pos="3882"/>
        </w:tabs>
        <w:rPr>
          <w:noProof/>
        </w:rPr>
      </w:pPr>
      <w:r>
        <w:rPr>
          <w:noProof/>
        </w:rPr>
        <w:t>(Bag of Words)</w:t>
      </w:r>
    </w:p>
    <w:p w14:paraId="7C653CCF" w14:textId="1B2AA8E6" w:rsidR="00ED4398" w:rsidRDefault="00ED4398">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w:t>
      </w:r>
    </w:p>
    <w:p w14:paraId="52DAB8D3" w14:textId="77777777" w:rsidR="00ED4398" w:rsidRDefault="00ED4398">
      <w:pPr>
        <w:pStyle w:val="ndice1"/>
        <w:tabs>
          <w:tab w:val="right" w:leader="dot" w:pos="3882"/>
        </w:tabs>
        <w:rPr>
          <w:noProof/>
        </w:rPr>
      </w:pPr>
      <w:r w:rsidRPr="009552F2">
        <w:rPr>
          <w:i/>
          <w:noProof/>
        </w:rPr>
        <w:t>BOW</w:t>
      </w:r>
      <w:r>
        <w:rPr>
          <w:noProof/>
        </w:rPr>
        <w:t xml:space="preserve">. </w:t>
      </w:r>
      <w:r w:rsidRPr="009552F2">
        <w:rPr>
          <w:rFonts w:cs="Calibri"/>
          <w:i/>
          <w:noProof/>
        </w:rPr>
        <w:t>Véase</w:t>
      </w:r>
      <w:r w:rsidRPr="009552F2">
        <w:rPr>
          <w:rFonts w:cs="Calibri"/>
          <w:noProof/>
        </w:rPr>
        <w:t xml:space="preserve">  bolsa de palabras</w:t>
      </w:r>
      <w:r>
        <w:rPr>
          <w:noProof/>
        </w:rPr>
        <w:t xml:space="preserve">, </w:t>
      </w:r>
      <w:r w:rsidRPr="009552F2">
        <w:rPr>
          <w:rFonts w:cs="Calibri"/>
          <w:i/>
          <w:noProof/>
        </w:rPr>
        <w:t>Véase</w:t>
      </w:r>
      <w:r w:rsidRPr="009552F2">
        <w:rPr>
          <w:rFonts w:cs="Calibri"/>
          <w:noProof/>
        </w:rPr>
        <w:t xml:space="preserve">  bolsa de palaba</w:t>
      </w:r>
    </w:p>
    <w:p w14:paraId="2BF15896" w14:textId="77777777" w:rsidR="00ED4398" w:rsidRDefault="00ED4398">
      <w:pPr>
        <w:pStyle w:val="ndice1"/>
        <w:tabs>
          <w:tab w:val="right" w:leader="dot" w:pos="3882"/>
        </w:tabs>
        <w:rPr>
          <w:noProof/>
        </w:rPr>
      </w:pPr>
      <w:r w:rsidRPr="009552F2">
        <w:rPr>
          <w:i/>
          <w:noProof/>
        </w:rPr>
        <w:t>business analytics</w:t>
      </w:r>
    </w:p>
    <w:p w14:paraId="64E0357A" w14:textId="0567027D" w:rsidR="00ED4398" w:rsidRDefault="00ED4398">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w:t>
      </w:r>
    </w:p>
    <w:p w14:paraId="0870720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C</w:t>
      </w:r>
    </w:p>
    <w:p w14:paraId="5CD213F5" w14:textId="77777777" w:rsidR="00ED4398" w:rsidRDefault="00ED4398">
      <w:pPr>
        <w:pStyle w:val="ndice1"/>
        <w:tabs>
          <w:tab w:val="right" w:leader="dot" w:pos="3882"/>
        </w:tabs>
        <w:rPr>
          <w:noProof/>
        </w:rPr>
      </w:pPr>
      <w:r w:rsidRPr="009552F2">
        <w:rPr>
          <w:i/>
          <w:noProof/>
        </w:rPr>
        <w:t>Ciencia de los Datos</w:t>
      </w:r>
    </w:p>
    <w:p w14:paraId="0254936C" w14:textId="2D00955F" w:rsidR="00ED4398" w:rsidRDefault="00ED4398">
      <w:pPr>
        <w:pStyle w:val="ndice2"/>
        <w:tabs>
          <w:tab w:val="right" w:leader="dot" w:pos="3882"/>
        </w:tabs>
        <w:rPr>
          <w:noProof/>
        </w:rPr>
      </w:pPr>
      <w:r>
        <w:rPr>
          <w:noProof/>
        </w:rPr>
        <w:t xml:space="preserve">Campo interdisciplinario que comprende los procesos y sistemas para extraer conocimiento ,,de grandes volúmenes de datos en sus diferentes formas (estructurados </w:t>
      </w:r>
      <w:r>
        <w:rPr>
          <w:noProof/>
        </w:rPr>
        <w:t>o no estructurados) y formatos (.tx</w:t>
      </w:r>
      <w:r w:rsidR="006C1624">
        <w:rPr>
          <w:noProof/>
        </w:rPr>
        <w:t>t, .dat, .doc, .jpg, etcétera</w:t>
      </w:r>
    </w:p>
    <w:p w14:paraId="01A83B8E" w14:textId="77777777" w:rsidR="00ED4398" w:rsidRDefault="00ED4398">
      <w:pPr>
        <w:pStyle w:val="ndice1"/>
        <w:tabs>
          <w:tab w:val="right" w:leader="dot" w:pos="3882"/>
        </w:tabs>
        <w:rPr>
          <w:noProof/>
        </w:rPr>
      </w:pPr>
      <w:r>
        <w:rPr>
          <w:noProof/>
        </w:rPr>
        <w:t>clasificación de textos</w:t>
      </w:r>
    </w:p>
    <w:p w14:paraId="2E01553C" w14:textId="177746CB" w:rsidR="00ED4398" w:rsidRDefault="00ED4398">
      <w:pPr>
        <w:pStyle w:val="ndice2"/>
        <w:tabs>
          <w:tab w:val="right" w:leader="dot" w:pos="3882"/>
        </w:tabs>
        <w:rPr>
          <w:noProof/>
        </w:rPr>
      </w:pPr>
      <w:r>
        <w:rPr>
          <w:noProof/>
        </w:rPr>
        <w:t>Tareaconsistente en asignar un documen</w:t>
      </w:r>
      <w:r w:rsidR="006C1624">
        <w:rPr>
          <w:noProof/>
        </w:rPr>
        <w:t>to a una categoría determinada</w:t>
      </w:r>
    </w:p>
    <w:p w14:paraId="042FB470" w14:textId="77777777" w:rsidR="00ED4398" w:rsidRDefault="00ED4398">
      <w:pPr>
        <w:pStyle w:val="ndice1"/>
        <w:tabs>
          <w:tab w:val="right" w:leader="dot" w:pos="3882"/>
        </w:tabs>
        <w:rPr>
          <w:noProof/>
        </w:rPr>
      </w:pPr>
      <w:r>
        <w:rPr>
          <w:noProof/>
        </w:rPr>
        <w:t>clasificación no supervisada</w:t>
      </w:r>
    </w:p>
    <w:p w14:paraId="3529E49F" w14:textId="70A90122" w:rsidR="00ED4398" w:rsidRDefault="00ED4398">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w:t>
      </w:r>
      <w:r w:rsidR="006C1624">
        <w:rPr>
          <w:noProof/>
        </w:rPr>
        <w:t>e límiten el número de clases</w:t>
      </w:r>
    </w:p>
    <w:p w14:paraId="2334853D" w14:textId="77777777" w:rsidR="00ED4398" w:rsidRDefault="00ED4398">
      <w:pPr>
        <w:pStyle w:val="ndice1"/>
        <w:tabs>
          <w:tab w:val="right" w:leader="dot" w:pos="3882"/>
        </w:tabs>
        <w:rPr>
          <w:noProof/>
        </w:rPr>
      </w:pPr>
      <w:r>
        <w:rPr>
          <w:noProof/>
        </w:rPr>
        <w:t xml:space="preserve">clasificación </w:t>
      </w:r>
      <w:r w:rsidRPr="009552F2">
        <w:rPr>
          <w:i/>
          <w:noProof/>
        </w:rPr>
        <w:t>supervisada</w:t>
      </w:r>
    </w:p>
    <w:p w14:paraId="30E82C59" w14:textId="28BAA97B" w:rsidR="00ED4398" w:rsidRDefault="00ED4398">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w:t>
      </w:r>
      <w:r w:rsidR="006C1624">
        <w:rPr>
          <w:noProof/>
        </w:rPr>
        <w:t xml:space="preserve"> las clases no presente dudas</w:t>
      </w:r>
    </w:p>
    <w:p w14:paraId="300FE0DC" w14:textId="77777777" w:rsidR="00ED4398" w:rsidRDefault="00ED4398">
      <w:pPr>
        <w:pStyle w:val="ndice1"/>
        <w:tabs>
          <w:tab w:val="right" w:leader="dot" w:pos="3882"/>
        </w:tabs>
        <w:rPr>
          <w:noProof/>
        </w:rPr>
      </w:pPr>
      <w:r w:rsidRPr="009552F2">
        <w:rPr>
          <w:i/>
          <w:noProof/>
        </w:rPr>
        <w:t>conjunto de prueba</w:t>
      </w:r>
    </w:p>
    <w:p w14:paraId="6C322578" w14:textId="3C675602" w:rsidR="00ED4398" w:rsidRDefault="00ED4398">
      <w:pPr>
        <w:pStyle w:val="ndice2"/>
        <w:tabs>
          <w:tab w:val="right" w:leader="dot" w:pos="3882"/>
        </w:tabs>
        <w:rPr>
          <w:noProof/>
        </w:rPr>
      </w:pPr>
      <w:r>
        <w:rPr>
          <w:noProof/>
        </w:rPr>
        <w:t>Es el usado para evaluar la bondad d</w:t>
      </w:r>
      <w:r w:rsidR="006C1624">
        <w:rPr>
          <w:noProof/>
        </w:rPr>
        <w:t xml:space="preserve"> las predicciones del modelo</w:t>
      </w:r>
    </w:p>
    <w:p w14:paraId="5AD46CB8" w14:textId="77777777" w:rsidR="00ED4398" w:rsidRDefault="00ED4398">
      <w:pPr>
        <w:pStyle w:val="ndice1"/>
        <w:tabs>
          <w:tab w:val="right" w:leader="dot" w:pos="3882"/>
        </w:tabs>
        <w:rPr>
          <w:noProof/>
        </w:rPr>
      </w:pPr>
      <w:r w:rsidRPr="009552F2">
        <w:rPr>
          <w:i/>
          <w:noProof/>
        </w:rPr>
        <w:t>corpus</w:t>
      </w:r>
    </w:p>
    <w:p w14:paraId="225BC010" w14:textId="0F34CD6B" w:rsidR="00ED4398" w:rsidRDefault="00ED4398">
      <w:pPr>
        <w:pStyle w:val="ndice2"/>
        <w:tabs>
          <w:tab w:val="right" w:leader="dot" w:pos="3882"/>
        </w:tabs>
        <w:rPr>
          <w:noProof/>
        </w:rPr>
      </w:pPr>
      <w:r>
        <w:rPr>
          <w:noProof/>
        </w:rPr>
        <w:t>Conjunto amplio y estructurado de ejemplos reales de uso de la lengua. Estos ejemplos suelen ser frecuentemente textos</w:t>
      </w:r>
    </w:p>
    <w:p w14:paraId="34E3EAE6" w14:textId="5E92B599" w:rsidR="00ED4398" w:rsidRDefault="00ED4398">
      <w:pPr>
        <w:pStyle w:val="ndice2"/>
        <w:tabs>
          <w:tab w:val="right" w:leader="dot" w:pos="3882"/>
        </w:tabs>
        <w:rPr>
          <w:noProof/>
        </w:rPr>
      </w:pPr>
      <w:r>
        <w:rPr>
          <w:noProof/>
        </w:rPr>
        <w:t>E</w:t>
      </w:r>
      <w:r w:rsidR="006C1624">
        <w:rPr>
          <w:noProof/>
        </w:rPr>
        <w:t>nNLP, colección de documentos</w:t>
      </w:r>
    </w:p>
    <w:p w14:paraId="26B73F2A" w14:textId="77777777" w:rsidR="00ED4398" w:rsidRDefault="00ED4398">
      <w:pPr>
        <w:pStyle w:val="ndice1"/>
        <w:tabs>
          <w:tab w:val="right" w:leader="dot" w:pos="3882"/>
        </w:tabs>
        <w:rPr>
          <w:noProof/>
        </w:rPr>
      </w:pPr>
      <w:r w:rsidRPr="009552F2">
        <w:rPr>
          <w:i/>
          <w:noProof/>
        </w:rPr>
        <w:t>coseno</w:t>
      </w:r>
    </w:p>
    <w:p w14:paraId="5EFEFE48" w14:textId="77777777" w:rsidR="00ED4398" w:rsidRDefault="00ED4398">
      <w:pPr>
        <w:pStyle w:val="ndice2"/>
        <w:tabs>
          <w:tab w:val="right" w:leader="dot" w:pos="3882"/>
        </w:tabs>
        <w:rPr>
          <w:noProof/>
        </w:rPr>
      </w:pPr>
      <w:r>
        <w:rPr>
          <w:noProof/>
        </w:rPr>
        <w:t>(distancia o similitud)</w:t>
      </w:r>
    </w:p>
    <w:p w14:paraId="776DE9B1" w14:textId="12E512A8" w:rsidR="00ED4398" w:rsidRDefault="00ED4398">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w:t>
      </w:r>
    </w:p>
    <w:p w14:paraId="4EAB2DD3" w14:textId="77777777" w:rsidR="00ED4398" w:rsidRDefault="00ED4398">
      <w:pPr>
        <w:pStyle w:val="ndice1"/>
        <w:tabs>
          <w:tab w:val="right" w:leader="dot" w:pos="3882"/>
        </w:tabs>
        <w:rPr>
          <w:noProof/>
        </w:rPr>
      </w:pPr>
      <w:r>
        <w:rPr>
          <w:noProof/>
        </w:rPr>
        <w:t>cuartil</w:t>
      </w:r>
    </w:p>
    <w:p w14:paraId="1809E1AE" w14:textId="3E76562D" w:rsidR="00ED4398" w:rsidRDefault="00ED4398">
      <w:pPr>
        <w:pStyle w:val="ndice2"/>
        <w:tabs>
          <w:tab w:val="right" w:leader="dot" w:pos="3882"/>
        </w:tabs>
        <w:rPr>
          <w:noProof/>
        </w:rPr>
      </w:pPr>
      <w:r>
        <w:rPr>
          <w:noProof/>
        </w:rPr>
        <w:t>cuartiles son los tres valores que dividen un conjunto de datos ordenados en cuatro</w:t>
      </w:r>
      <w:r w:rsidR="006C1624">
        <w:rPr>
          <w:noProof/>
        </w:rPr>
        <w:t xml:space="preserve"> partes porcentualmente iguales</w:t>
      </w:r>
    </w:p>
    <w:p w14:paraId="4E23848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D</w:t>
      </w:r>
    </w:p>
    <w:p w14:paraId="439F6730" w14:textId="77777777" w:rsidR="00ED4398" w:rsidRDefault="00ED4398">
      <w:pPr>
        <w:pStyle w:val="ndice1"/>
        <w:tabs>
          <w:tab w:val="right" w:leader="dot" w:pos="3882"/>
        </w:tabs>
        <w:rPr>
          <w:noProof/>
        </w:rPr>
      </w:pPr>
      <w:r w:rsidRPr="009552F2">
        <w:rPr>
          <w:i/>
          <w:noProof/>
        </w:rPr>
        <w:t>delitos de odio</w:t>
      </w:r>
    </w:p>
    <w:p w14:paraId="55466EDC" w14:textId="51E3E1DE" w:rsidR="00ED4398" w:rsidRDefault="00ED4398">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w:t>
      </w:r>
    </w:p>
    <w:p w14:paraId="0A17C046" w14:textId="77777777" w:rsidR="00ED4398" w:rsidRDefault="00ED4398">
      <w:pPr>
        <w:pStyle w:val="ndice1"/>
        <w:tabs>
          <w:tab w:val="right" w:leader="dot" w:pos="3882"/>
        </w:tabs>
        <w:rPr>
          <w:noProof/>
        </w:rPr>
      </w:pPr>
      <w:r>
        <w:rPr>
          <w:noProof/>
        </w:rPr>
        <w:t>detonador</w:t>
      </w:r>
    </w:p>
    <w:p w14:paraId="4C37E272" w14:textId="6D62A5FE" w:rsidR="00ED4398" w:rsidRDefault="00ED4398">
      <w:pPr>
        <w:pStyle w:val="ndice2"/>
        <w:tabs>
          <w:tab w:val="right" w:leader="dot" w:pos="3882"/>
        </w:tabs>
        <w:rPr>
          <w:noProof/>
        </w:rPr>
      </w:pPr>
      <w:r>
        <w:rPr>
          <w:noProof/>
        </w:rPr>
        <w:t xml:space="preserve">Suceso que desencadena una serie de actitudes, sentimientos y acciones en el público de modo que aumenta la relevancia </w:t>
      </w:r>
      <w:r w:rsidR="007C0131">
        <w:rPr>
          <w:noProof/>
        </w:rPr>
        <w:t>del tema con que se relaciona</w:t>
      </w:r>
    </w:p>
    <w:p w14:paraId="16F6FEEA"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E</w:t>
      </w:r>
    </w:p>
    <w:p w14:paraId="1C9E2622" w14:textId="77777777" w:rsidR="00ED4398" w:rsidRDefault="00ED4398">
      <w:pPr>
        <w:pStyle w:val="ndice1"/>
        <w:tabs>
          <w:tab w:val="right" w:leader="dot" w:pos="3882"/>
        </w:tabs>
        <w:rPr>
          <w:noProof/>
        </w:rPr>
      </w:pPr>
      <w:r w:rsidRPr="009552F2">
        <w:rPr>
          <w:i/>
          <w:noProof/>
        </w:rPr>
        <w:t>emojis</w:t>
      </w:r>
    </w:p>
    <w:p w14:paraId="7A29B8FF" w14:textId="71DC3C0E" w:rsidR="00ED4398" w:rsidRDefault="00ED4398">
      <w:pPr>
        <w:pStyle w:val="ndice2"/>
        <w:tabs>
          <w:tab w:val="right" w:leader="dot" w:pos="3882"/>
        </w:tabs>
        <w:rPr>
          <w:noProof/>
        </w:rPr>
      </w:pPr>
      <w:r>
        <w:rPr>
          <w:noProof/>
        </w:rPr>
        <w:t>ideogramas o caracteres usados en mensajes electrónicos y sitios web</w:t>
      </w:r>
    </w:p>
    <w:p w14:paraId="2DAAF5E4" w14:textId="77777777" w:rsidR="00ED4398" w:rsidRDefault="00ED4398">
      <w:pPr>
        <w:pStyle w:val="ndice1"/>
        <w:tabs>
          <w:tab w:val="right" w:leader="dot" w:pos="3882"/>
        </w:tabs>
        <w:rPr>
          <w:noProof/>
        </w:rPr>
      </w:pPr>
      <w:r w:rsidRPr="009552F2">
        <w:rPr>
          <w:i/>
          <w:noProof/>
        </w:rPr>
        <w:t>entidad</w:t>
      </w:r>
    </w:p>
    <w:p w14:paraId="12A7EAFF" w14:textId="77777777" w:rsidR="00ED4398" w:rsidRDefault="00ED4398">
      <w:pPr>
        <w:pStyle w:val="ndice2"/>
        <w:tabs>
          <w:tab w:val="right" w:leader="dot" w:pos="3882"/>
        </w:tabs>
        <w:rPr>
          <w:noProof/>
        </w:rPr>
      </w:pPr>
      <w:r>
        <w:rPr>
          <w:noProof/>
        </w:rPr>
        <w:lastRenderedPageBreak/>
        <w:t>Producto, persona, evento, organización o tópico, 1</w:t>
      </w:r>
    </w:p>
    <w:p w14:paraId="4EEEF0D5" w14:textId="77777777" w:rsidR="00ED4398" w:rsidRDefault="00ED4398">
      <w:pPr>
        <w:pStyle w:val="ndice1"/>
        <w:tabs>
          <w:tab w:val="right" w:leader="dot" w:pos="3882"/>
        </w:tabs>
        <w:rPr>
          <w:noProof/>
        </w:rPr>
      </w:pPr>
      <w:r>
        <w:rPr>
          <w:noProof/>
        </w:rPr>
        <w:t>error tipo I</w:t>
      </w:r>
    </w:p>
    <w:p w14:paraId="3F99FE0F" w14:textId="7D346CCC" w:rsidR="00ED4398" w:rsidRDefault="00ED4398">
      <w:pPr>
        <w:pStyle w:val="ndice2"/>
        <w:tabs>
          <w:tab w:val="right" w:leader="dot" w:pos="3882"/>
        </w:tabs>
        <w:rPr>
          <w:noProof/>
        </w:rPr>
      </w:pPr>
      <w:r>
        <w:rPr>
          <w:noProof/>
        </w:rPr>
        <w:t>En contraste de hipótesis es la probabilidad de aceptar la hipótesis alternativa siendo cierta la que se contrasta</w:t>
      </w:r>
    </w:p>
    <w:p w14:paraId="11B467C2" w14:textId="77777777" w:rsidR="00ED4398" w:rsidRDefault="00ED4398">
      <w:pPr>
        <w:pStyle w:val="ndice1"/>
        <w:tabs>
          <w:tab w:val="right" w:leader="dot" w:pos="3882"/>
        </w:tabs>
        <w:rPr>
          <w:noProof/>
        </w:rPr>
      </w:pPr>
      <w:r>
        <w:rPr>
          <w:noProof/>
        </w:rPr>
        <w:t>error tipo II</w:t>
      </w:r>
    </w:p>
    <w:p w14:paraId="50FD3CF1" w14:textId="73BD200F" w:rsidR="00ED4398" w:rsidRDefault="00ED4398">
      <w:pPr>
        <w:pStyle w:val="ndice2"/>
        <w:tabs>
          <w:tab w:val="right" w:leader="dot" w:pos="3882"/>
        </w:tabs>
        <w:rPr>
          <w:noProof/>
        </w:rPr>
      </w:pPr>
      <w:r>
        <w:rPr>
          <w:noProof/>
        </w:rPr>
        <w:t>En contraste de hipótesis estadísticas es la probabilidad de elegir la hipótesis que se contras</w:t>
      </w:r>
      <w:r w:rsidR="006C1624">
        <w:rPr>
          <w:noProof/>
        </w:rPr>
        <w:t>ta siendo cierta la alternativa</w:t>
      </w:r>
    </w:p>
    <w:p w14:paraId="1E17BD9F" w14:textId="77777777" w:rsidR="00ED4398" w:rsidRDefault="00ED4398">
      <w:pPr>
        <w:pStyle w:val="ndice1"/>
        <w:tabs>
          <w:tab w:val="right" w:leader="dot" w:pos="3882"/>
        </w:tabs>
        <w:rPr>
          <w:noProof/>
        </w:rPr>
      </w:pPr>
      <w:r w:rsidRPr="009552F2">
        <w:rPr>
          <w:b/>
          <w:i/>
          <w:noProof/>
        </w:rPr>
        <w:t>especificidad</w:t>
      </w:r>
    </w:p>
    <w:p w14:paraId="0FD24EF6" w14:textId="24ED85B9" w:rsidR="00ED4398" w:rsidRDefault="00ED4398">
      <w:pPr>
        <w:pStyle w:val="ndice2"/>
        <w:tabs>
          <w:tab w:val="right" w:leader="dot" w:pos="3882"/>
        </w:tabs>
        <w:rPr>
          <w:noProof/>
        </w:rPr>
      </w:pPr>
      <w:r>
        <w:rPr>
          <w:noProof/>
        </w:rPr>
        <w:t>Proporción de falsos negativos sobre el total de instancias negativas que proporciona un clasificdor</w:t>
      </w:r>
    </w:p>
    <w:p w14:paraId="122BF0D0" w14:textId="77777777" w:rsidR="00ED4398" w:rsidRDefault="00ED4398">
      <w:pPr>
        <w:pStyle w:val="ndice1"/>
        <w:tabs>
          <w:tab w:val="right" w:leader="dot" w:pos="3882"/>
        </w:tabs>
        <w:rPr>
          <w:noProof/>
        </w:rPr>
      </w:pPr>
      <w:r>
        <w:rPr>
          <w:noProof/>
        </w:rPr>
        <w:t>estado del arte</w:t>
      </w:r>
    </w:p>
    <w:p w14:paraId="3AC20CF1" w14:textId="1791DCB6" w:rsidR="00ED4398" w:rsidRDefault="00ED4398">
      <w:pPr>
        <w:pStyle w:val="ndice2"/>
        <w:tabs>
          <w:tab w:val="right" w:leader="dot" w:pos="3882"/>
        </w:tabs>
        <w:rPr>
          <w:noProof/>
        </w:rPr>
      </w:pPr>
      <w:r>
        <w:rPr>
          <w:noProof/>
        </w:rPr>
        <w:t xml:space="preserve">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w:t>
      </w:r>
      <w:r w:rsidR="006C1624">
        <w:rPr>
          <w:noProof/>
        </w:rPr>
        <w:t>de proyectosen el mismo campo</w:t>
      </w:r>
    </w:p>
    <w:p w14:paraId="417747ED" w14:textId="77777777" w:rsidR="00ED4398" w:rsidRDefault="00ED4398">
      <w:pPr>
        <w:pStyle w:val="ndice1"/>
        <w:tabs>
          <w:tab w:val="right" w:leader="dot" w:pos="3882"/>
        </w:tabs>
        <w:rPr>
          <w:noProof/>
        </w:rPr>
      </w:pPr>
      <w:r w:rsidRPr="009552F2">
        <w:rPr>
          <w:i/>
          <w:noProof/>
        </w:rPr>
        <w:t>etiquetado</w:t>
      </w:r>
    </w:p>
    <w:p w14:paraId="180F28CA" w14:textId="410BAD3C" w:rsidR="00ED4398" w:rsidRDefault="00ED4398">
      <w:pPr>
        <w:pStyle w:val="ndice2"/>
        <w:tabs>
          <w:tab w:val="right" w:leader="dot" w:pos="3882"/>
        </w:tabs>
        <w:rPr>
          <w:noProof/>
        </w:rPr>
      </w:pPr>
      <w:r>
        <w:rPr>
          <w:noProof/>
        </w:rPr>
        <w:t>Asignar una etiqueta (clase) a c</w:t>
      </w:r>
      <w:r w:rsidR="006C1624">
        <w:rPr>
          <w:noProof/>
        </w:rPr>
        <w:t>ualquier dato del conjuntoada</w:t>
      </w:r>
    </w:p>
    <w:p w14:paraId="189C911F" w14:textId="77777777" w:rsidR="00ED4398" w:rsidRDefault="00ED4398">
      <w:pPr>
        <w:pStyle w:val="ndice1"/>
        <w:tabs>
          <w:tab w:val="right" w:leader="dot" w:pos="3882"/>
        </w:tabs>
        <w:rPr>
          <w:noProof/>
        </w:rPr>
      </w:pPr>
      <w:r>
        <w:rPr>
          <w:noProof/>
        </w:rPr>
        <w:t>Etiquetado</w:t>
      </w:r>
    </w:p>
    <w:p w14:paraId="49780D88" w14:textId="130F491B" w:rsidR="00ED4398" w:rsidRDefault="00ED4398">
      <w:pPr>
        <w:pStyle w:val="ndice2"/>
        <w:tabs>
          <w:tab w:val="right" w:leader="dot" w:pos="3882"/>
        </w:tabs>
        <w:rPr>
          <w:noProof/>
        </w:rPr>
      </w:pPr>
      <w:r>
        <w:rPr>
          <w:noProof/>
        </w:rPr>
        <w:t>Operación por la cual se asigna una 'etiqueta' a cada instancia indiando la clase a que pesta pertenece</w:t>
      </w:r>
    </w:p>
    <w:p w14:paraId="1DABE7E2" w14:textId="77777777" w:rsidR="00ED4398" w:rsidRDefault="00ED4398">
      <w:pPr>
        <w:pStyle w:val="ndice1"/>
        <w:tabs>
          <w:tab w:val="right" w:leader="dot" w:pos="3882"/>
        </w:tabs>
        <w:rPr>
          <w:noProof/>
        </w:rPr>
      </w:pPr>
      <w:r w:rsidRPr="009552F2">
        <w:rPr>
          <w:i/>
          <w:noProof/>
        </w:rPr>
        <w:t>etiquetado gramatical</w:t>
      </w:r>
    </w:p>
    <w:p w14:paraId="66EB9BE5" w14:textId="3AAEB789" w:rsidR="00ED4398" w:rsidRDefault="00ED4398">
      <w:pPr>
        <w:pStyle w:val="ndice2"/>
        <w:tabs>
          <w:tab w:val="right" w:leader="dot" w:pos="3882"/>
        </w:tabs>
        <w:rPr>
          <w:noProof/>
        </w:rPr>
      </w:pPr>
      <w:r>
        <w:rPr>
          <w:noProof/>
        </w:rPr>
        <w:t>Proceso de asignar  a cada una de las palabras de un texto su categoría gramatical</w:t>
      </w:r>
    </w:p>
    <w:p w14:paraId="77C89560" w14:textId="77777777" w:rsidR="00ED4398" w:rsidRDefault="00ED4398">
      <w:pPr>
        <w:pStyle w:val="ndice1"/>
        <w:tabs>
          <w:tab w:val="right" w:leader="dot" w:pos="3882"/>
        </w:tabs>
        <w:rPr>
          <w:noProof/>
        </w:rPr>
      </w:pPr>
      <w:r>
        <w:rPr>
          <w:noProof/>
        </w:rPr>
        <w:t>etnicidad</w:t>
      </w:r>
    </w:p>
    <w:p w14:paraId="6517875F" w14:textId="77777777" w:rsidR="00ED4398" w:rsidRDefault="00ED4398">
      <w:pPr>
        <w:pStyle w:val="ndice2"/>
        <w:tabs>
          <w:tab w:val="right" w:leader="dot" w:pos="3882"/>
        </w:tabs>
        <w:rPr>
          <w:noProof/>
        </w:rPr>
      </w:pPr>
      <w:r>
        <w:rPr>
          <w:noProof/>
        </w:rPr>
        <w:t>etnicidad</w:t>
      </w:r>
    </w:p>
    <w:p w14:paraId="52B13F52" w14:textId="40EBAD2B" w:rsidR="00ED4398" w:rsidRDefault="00ED4398">
      <w:pPr>
        <w:pStyle w:val="ndice3"/>
        <w:tabs>
          <w:tab w:val="right" w:leader="dot" w:pos="3882"/>
        </w:tabs>
        <w:rPr>
          <w:noProof/>
        </w:rPr>
      </w:pPr>
      <w:r>
        <w:rPr>
          <w:noProof/>
        </w:rPr>
        <w:t xml:space="preserve">Una etnia es un conjunto de personas que tienen en común rasgos culturales, idioma, religión,  vestimenta, nexos históricos, tipo de alimentación, y, muchas veces, un territorio. Dichas comunidades, a veces, reclaman para sí una estructura política </w:t>
      </w:r>
      <w:r w:rsidR="006C1624">
        <w:rPr>
          <w:noProof/>
        </w:rPr>
        <w:t>y el dominio de un territorio</w:t>
      </w:r>
    </w:p>
    <w:p w14:paraId="74D717A2" w14:textId="77777777" w:rsidR="00ED4398" w:rsidRDefault="00ED4398">
      <w:pPr>
        <w:pStyle w:val="ndice1"/>
        <w:tabs>
          <w:tab w:val="right" w:leader="dot" w:pos="3882"/>
        </w:tabs>
        <w:rPr>
          <w:noProof/>
        </w:rPr>
      </w:pPr>
      <w:r w:rsidRPr="009552F2">
        <w:rPr>
          <w:i/>
          <w:noProof/>
        </w:rPr>
        <w:t>Exactitud</w:t>
      </w:r>
    </w:p>
    <w:p w14:paraId="7AB2A2CD" w14:textId="45EF8004" w:rsidR="00ED4398" w:rsidRDefault="00ED4398">
      <w:pPr>
        <w:pStyle w:val="ndice2"/>
        <w:tabs>
          <w:tab w:val="right" w:leader="dot" w:pos="3882"/>
        </w:tabs>
        <w:rPr>
          <w:noProof/>
        </w:rPr>
      </w:pPr>
      <w:r>
        <w:rPr>
          <w:noProof/>
        </w:rPr>
        <w:t>Medida de desempeño de un clasificador. Es el porcentaje de instancias que se</w:t>
      </w:r>
      <w:r w:rsidR="006C1624">
        <w:rPr>
          <w:noProof/>
        </w:rPr>
        <w:t xml:space="preserve"> clasifican en su clase real</w:t>
      </w:r>
    </w:p>
    <w:p w14:paraId="321C838A"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F</w:t>
      </w:r>
    </w:p>
    <w:p w14:paraId="0AEF22B9" w14:textId="77777777" w:rsidR="00ED4398" w:rsidRDefault="00ED4398">
      <w:pPr>
        <w:pStyle w:val="ndice1"/>
        <w:tabs>
          <w:tab w:val="right" w:leader="dot" w:pos="3882"/>
        </w:tabs>
        <w:rPr>
          <w:noProof/>
        </w:rPr>
      </w:pPr>
      <w:r>
        <w:rPr>
          <w:noProof/>
        </w:rPr>
        <w:t>f.de D</w:t>
      </w:r>
    </w:p>
    <w:p w14:paraId="1313C1AA" w14:textId="485D9C03" w:rsidR="00ED4398" w:rsidRDefault="00ED4398">
      <w:pPr>
        <w:pStyle w:val="ndice2"/>
        <w:tabs>
          <w:tab w:val="right" w:leader="dot" w:pos="3882"/>
        </w:tabs>
        <w:rPr>
          <w:noProof/>
        </w:rPr>
      </w:pPr>
      <w:r>
        <w:rPr>
          <w:noProof/>
        </w:rPr>
        <w:t>Función de distribución</w:t>
      </w:r>
      <w:r w:rsidR="006C1624">
        <w:rPr>
          <w:noProof/>
        </w:rPr>
        <w:t xml:space="preserve"> de una varaiable a leatoria</w:t>
      </w:r>
    </w:p>
    <w:p w14:paraId="77F961E8"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G</w:t>
      </w:r>
    </w:p>
    <w:p w14:paraId="352E089A" w14:textId="77777777" w:rsidR="00ED4398" w:rsidRDefault="00ED4398">
      <w:pPr>
        <w:pStyle w:val="ndice1"/>
        <w:tabs>
          <w:tab w:val="right" w:leader="dot" w:pos="3882"/>
        </w:tabs>
        <w:rPr>
          <w:noProof/>
        </w:rPr>
      </w:pPr>
      <w:r>
        <w:rPr>
          <w:noProof/>
        </w:rPr>
        <w:t>Github</w:t>
      </w:r>
    </w:p>
    <w:p w14:paraId="420CD795" w14:textId="48B348F2" w:rsidR="00ED4398" w:rsidRDefault="00ED4398">
      <w:pPr>
        <w:pStyle w:val="ndice2"/>
        <w:tabs>
          <w:tab w:val="right" w:leader="dot" w:pos="3882"/>
        </w:tabs>
        <w:rPr>
          <w:noProof/>
        </w:rPr>
      </w:pPr>
      <w:r>
        <w:rPr>
          <w:noProof/>
        </w:rPr>
        <w:t>Plataforma de desarrollo colaborativo para alojar proyectos utilizando el sistem</w:t>
      </w:r>
      <w:r w:rsidR="006C1624">
        <w:rPr>
          <w:noProof/>
        </w:rPr>
        <w:t>a de control de versiones Git</w:t>
      </w:r>
    </w:p>
    <w:p w14:paraId="01B74E97" w14:textId="77777777" w:rsidR="00ED4398" w:rsidRDefault="00ED4398">
      <w:pPr>
        <w:pStyle w:val="ndice1"/>
        <w:tabs>
          <w:tab w:val="right" w:leader="dot" w:pos="3882"/>
        </w:tabs>
        <w:rPr>
          <w:noProof/>
        </w:rPr>
      </w:pPr>
      <w:r>
        <w:rPr>
          <w:noProof/>
        </w:rPr>
        <w:t>grupo de control</w:t>
      </w:r>
    </w:p>
    <w:p w14:paraId="704EBA10" w14:textId="02389FE9" w:rsidR="00ED4398" w:rsidRDefault="00ED4398">
      <w:pPr>
        <w:pStyle w:val="ndice2"/>
        <w:tabs>
          <w:tab w:val="right" w:leader="dot" w:pos="3882"/>
        </w:tabs>
        <w:rPr>
          <w:noProof/>
        </w:rPr>
      </w:pPr>
      <w:r>
        <w:rPr>
          <w:noProof/>
        </w:rPr>
        <w:t>Grupo al que no se aplica el factor que se prueba en diseño de experimentos</w:t>
      </w:r>
    </w:p>
    <w:p w14:paraId="1744F566" w14:textId="77777777" w:rsidR="00ED4398" w:rsidRDefault="00ED4398">
      <w:pPr>
        <w:pStyle w:val="ndice1"/>
        <w:tabs>
          <w:tab w:val="right" w:leader="dot" w:pos="3882"/>
        </w:tabs>
        <w:rPr>
          <w:noProof/>
        </w:rPr>
      </w:pPr>
      <w:r>
        <w:rPr>
          <w:noProof/>
        </w:rPr>
        <w:t>grupo experimental</w:t>
      </w:r>
    </w:p>
    <w:p w14:paraId="4B86FEBB" w14:textId="41DB1AC0" w:rsidR="00ED4398" w:rsidRDefault="00ED4398">
      <w:pPr>
        <w:pStyle w:val="ndice2"/>
        <w:tabs>
          <w:tab w:val="right" w:leader="dot" w:pos="3882"/>
        </w:tabs>
        <w:rPr>
          <w:noProof/>
        </w:rPr>
      </w:pPr>
      <w:r>
        <w:rPr>
          <w:noProof/>
        </w:rPr>
        <w:t>Grupo al que se aplica el factor que se prueba en diseño de experimentos</w:t>
      </w:r>
    </w:p>
    <w:p w14:paraId="14E71A0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H</w:t>
      </w:r>
    </w:p>
    <w:p w14:paraId="00DDA2E9" w14:textId="77777777" w:rsidR="00ED4398" w:rsidRDefault="00ED4398">
      <w:pPr>
        <w:pStyle w:val="ndice1"/>
        <w:tabs>
          <w:tab w:val="right" w:leader="dot" w:pos="3882"/>
        </w:tabs>
        <w:rPr>
          <w:noProof/>
        </w:rPr>
      </w:pPr>
      <w:r w:rsidRPr="009552F2">
        <w:rPr>
          <w:i/>
          <w:noProof/>
        </w:rPr>
        <w:t>Hamming</w:t>
      </w:r>
    </w:p>
    <w:p w14:paraId="51BF7280" w14:textId="77777777" w:rsidR="00ED4398" w:rsidRDefault="00ED4398">
      <w:pPr>
        <w:pStyle w:val="ndice2"/>
        <w:tabs>
          <w:tab w:val="right" w:leader="dot" w:pos="3882"/>
        </w:tabs>
        <w:rPr>
          <w:noProof/>
        </w:rPr>
      </w:pPr>
      <w:r>
        <w:rPr>
          <w:noProof/>
        </w:rPr>
        <w:t>(distancia de)</w:t>
      </w:r>
    </w:p>
    <w:p w14:paraId="389878A3" w14:textId="6F717A3A" w:rsidR="00ED4398" w:rsidRDefault="00ED4398">
      <w:pPr>
        <w:pStyle w:val="ndice3"/>
        <w:tabs>
          <w:tab w:val="right" w:leader="dot" w:pos="3882"/>
        </w:tabs>
        <w:rPr>
          <w:noProof/>
        </w:rPr>
      </w:pPr>
      <w:r>
        <w:rPr>
          <w:noProof/>
        </w:rPr>
        <w:t>Número de bits que tienen que cambiarse para transformar una palabra de código válida en otra palabra de código válida</w:t>
      </w:r>
    </w:p>
    <w:p w14:paraId="4C58C5E1" w14:textId="77777777" w:rsidR="00ED4398" w:rsidRDefault="00ED4398">
      <w:pPr>
        <w:pStyle w:val="ndice1"/>
        <w:tabs>
          <w:tab w:val="right" w:leader="dot" w:pos="3882"/>
        </w:tabs>
        <w:rPr>
          <w:noProof/>
        </w:rPr>
      </w:pPr>
      <w:r>
        <w:rPr>
          <w:noProof/>
        </w:rPr>
        <w:t>hashtags</w:t>
      </w:r>
    </w:p>
    <w:p w14:paraId="04AC1937" w14:textId="65106AF7" w:rsidR="00ED4398" w:rsidRDefault="00ED4398">
      <w:pPr>
        <w:pStyle w:val="ndice2"/>
        <w:tabs>
          <w:tab w:val="right" w:leader="dot" w:pos="3882"/>
        </w:tabs>
        <w:rPr>
          <w:noProof/>
        </w:rPr>
      </w:pPr>
      <w:r>
        <w:rPr>
          <w:noProof/>
        </w:rPr>
        <w:t xml:space="preserve">cadena de caracteres formada por una o varias palabras concatenadas y precedidas por una almohadilla  (#). Es una etiqueta de metadatos precedida de un carácter especial con el fin de que tanto el sistema como el usuario </w:t>
      </w:r>
      <w:r w:rsidR="006C1624">
        <w:rPr>
          <w:noProof/>
        </w:rPr>
        <w:t>la identifiquen de forma rápida</w:t>
      </w:r>
    </w:p>
    <w:p w14:paraId="5950099A" w14:textId="77777777" w:rsidR="00ED4398" w:rsidRDefault="00ED4398">
      <w:pPr>
        <w:pStyle w:val="ndice1"/>
        <w:tabs>
          <w:tab w:val="right" w:leader="dot" w:pos="3882"/>
        </w:tabs>
        <w:rPr>
          <w:noProof/>
        </w:rPr>
      </w:pPr>
      <w:r>
        <w:rPr>
          <w:noProof/>
        </w:rPr>
        <w:t>hatebase</w:t>
      </w:r>
    </w:p>
    <w:p w14:paraId="6E8D42BE" w14:textId="49BF0CA8" w:rsidR="00ED4398" w:rsidRDefault="00ED4398">
      <w:pPr>
        <w:pStyle w:val="ndice2"/>
        <w:tabs>
          <w:tab w:val="right" w:leader="dot" w:pos="3882"/>
        </w:tabs>
        <w:rPr>
          <w:noProof/>
        </w:rPr>
      </w:pPr>
      <w:r>
        <w:rPr>
          <w:noProof/>
        </w:rPr>
        <w:t>Base de datos mul</w:t>
      </w:r>
      <w:r w:rsidR="006C1624">
        <w:rPr>
          <w:noProof/>
        </w:rPr>
        <w:t>tilingüe de palabras de odio</w:t>
      </w:r>
    </w:p>
    <w:p w14:paraId="3C465F2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I</w:t>
      </w:r>
    </w:p>
    <w:p w14:paraId="72BCEC79" w14:textId="77777777" w:rsidR="00ED4398" w:rsidRDefault="00ED4398">
      <w:pPr>
        <w:pStyle w:val="ndice1"/>
        <w:tabs>
          <w:tab w:val="right" w:leader="dot" w:pos="3882"/>
        </w:tabs>
        <w:rPr>
          <w:noProof/>
        </w:rPr>
      </w:pPr>
      <w:r>
        <w:rPr>
          <w:noProof/>
        </w:rPr>
        <w:t>identidad de género</w:t>
      </w:r>
    </w:p>
    <w:p w14:paraId="54C8DC96" w14:textId="4437D06C" w:rsidR="00ED4398" w:rsidRDefault="00ED4398">
      <w:pPr>
        <w:pStyle w:val="ndice2"/>
        <w:tabs>
          <w:tab w:val="right" w:leader="dot" w:pos="3882"/>
        </w:tabs>
        <w:rPr>
          <w:noProof/>
        </w:rPr>
      </w:pPr>
      <w:r>
        <w:rPr>
          <w:noProof/>
        </w:rPr>
        <w:t>Percepción subjetiva que un individuo tiene sobre sí mismo en cuanto a sentirse hombre, mujer, o de un género no binario, sin considerar caracte</w:t>
      </w:r>
      <w:r w:rsidR="006C1624">
        <w:rPr>
          <w:noProof/>
        </w:rPr>
        <w:t>rísticas físicas o biológicas</w:t>
      </w:r>
    </w:p>
    <w:p w14:paraId="38C33F6F" w14:textId="77777777" w:rsidR="00ED4398" w:rsidRDefault="00ED4398">
      <w:pPr>
        <w:pStyle w:val="ndice1"/>
        <w:tabs>
          <w:tab w:val="right" w:leader="dot" w:pos="3882"/>
        </w:tabs>
        <w:rPr>
          <w:noProof/>
        </w:rPr>
      </w:pPr>
      <w:r>
        <w:rPr>
          <w:noProof/>
        </w:rPr>
        <w:t>instancias</w:t>
      </w:r>
    </w:p>
    <w:p w14:paraId="3565501B" w14:textId="7A6A57C5" w:rsidR="00ED4398" w:rsidRDefault="00ED4398">
      <w:pPr>
        <w:pStyle w:val="ndice2"/>
        <w:tabs>
          <w:tab w:val="right" w:leader="dot" w:pos="3882"/>
        </w:tabs>
        <w:rPr>
          <w:noProof/>
        </w:rPr>
      </w:pPr>
      <w:r>
        <w:rPr>
          <w:noProof/>
        </w:rPr>
        <w:t xml:space="preserve">Una instancia es cada uno de los datos de los que se </w:t>
      </w:r>
      <w:r w:rsidR="006C1624">
        <w:rPr>
          <w:noProof/>
        </w:rPr>
        <w:t>disponen para hacer un análisis</w:t>
      </w:r>
    </w:p>
    <w:p w14:paraId="0ABED9ED" w14:textId="77777777" w:rsidR="00ED4398" w:rsidRDefault="00ED4398">
      <w:pPr>
        <w:pStyle w:val="ndice1"/>
        <w:tabs>
          <w:tab w:val="right" w:leader="dot" w:pos="3882"/>
        </w:tabs>
        <w:rPr>
          <w:noProof/>
        </w:rPr>
      </w:pPr>
      <w:r w:rsidRPr="009552F2">
        <w:rPr>
          <w:i/>
          <w:noProof/>
        </w:rPr>
        <w:t>Inteligencia Artificial</w:t>
      </w:r>
    </w:p>
    <w:p w14:paraId="56BB22D3" w14:textId="6C47D1B4" w:rsidR="00ED4398" w:rsidRDefault="00ED4398">
      <w:pPr>
        <w:pStyle w:val="ndice2"/>
        <w:tabs>
          <w:tab w:val="right" w:leader="dot" w:pos="3882"/>
        </w:tabs>
        <w:rPr>
          <w:noProof/>
        </w:rPr>
      </w:pPr>
      <w:r w:rsidRPr="009552F2">
        <w:rPr>
          <w:i/>
          <w:noProof/>
        </w:rPr>
        <w:t>ciencia de hacer máquinas que actúan racionalmente. • Racional es todo agente que busca alcanzar unos objetivos de manera tal que optimiza el valor de una función de utilidad</w:t>
      </w:r>
    </w:p>
    <w:p w14:paraId="3757CCD2"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L</w:t>
      </w:r>
    </w:p>
    <w:p w14:paraId="3E595EB1" w14:textId="77777777" w:rsidR="00ED4398" w:rsidRDefault="00ED4398">
      <w:pPr>
        <w:pStyle w:val="ndice1"/>
        <w:tabs>
          <w:tab w:val="right" w:leader="dot" w:pos="3882"/>
        </w:tabs>
        <w:rPr>
          <w:noProof/>
        </w:rPr>
      </w:pPr>
      <w:r w:rsidRPr="009552F2">
        <w:rPr>
          <w:i/>
          <w:noProof/>
        </w:rPr>
        <w:t>lema</w:t>
      </w:r>
    </w:p>
    <w:p w14:paraId="0592944E" w14:textId="207166DF" w:rsidR="00ED4398" w:rsidRDefault="00ED4398">
      <w:pPr>
        <w:pStyle w:val="ndice2"/>
        <w:tabs>
          <w:tab w:val="right" w:leader="dot" w:pos="3882"/>
        </w:tabs>
        <w:rPr>
          <w:noProof/>
        </w:rPr>
      </w:pPr>
      <w:r>
        <w:rPr>
          <w:noProof/>
        </w:rPr>
        <w:t xml:space="preserve">Forma única con la que se nombra </w:t>
      </w:r>
      <w:r w:rsidR="006C1624">
        <w:rPr>
          <w:noProof/>
        </w:rPr>
        <w:t>una palabra</w:t>
      </w:r>
    </w:p>
    <w:p w14:paraId="63502C4E" w14:textId="77777777" w:rsidR="00ED4398" w:rsidRDefault="00ED4398">
      <w:pPr>
        <w:pStyle w:val="ndice1"/>
        <w:tabs>
          <w:tab w:val="right" w:leader="dot" w:pos="3882"/>
        </w:tabs>
        <w:rPr>
          <w:noProof/>
        </w:rPr>
      </w:pPr>
      <w:r w:rsidRPr="009552F2">
        <w:rPr>
          <w:i/>
          <w:noProof/>
        </w:rPr>
        <w:t>lexema</w:t>
      </w:r>
    </w:p>
    <w:p w14:paraId="15C0A07A" w14:textId="3332297D" w:rsidR="00ED4398" w:rsidRDefault="00ED4398">
      <w:pPr>
        <w:pStyle w:val="ndice2"/>
        <w:tabs>
          <w:tab w:val="right" w:leader="dot" w:pos="3882"/>
        </w:tabs>
        <w:rPr>
          <w:noProof/>
        </w:rPr>
      </w:pPr>
      <w:r>
        <w:rPr>
          <w:noProof/>
        </w:rPr>
        <w:t>Parte que se mantiene invariable en todas las p</w:t>
      </w:r>
      <w:r w:rsidR="006C1624">
        <w:rPr>
          <w:noProof/>
        </w:rPr>
        <w:t>alabras de una misma familia</w:t>
      </w:r>
    </w:p>
    <w:p w14:paraId="19D930A1" w14:textId="77777777" w:rsidR="00ED4398" w:rsidRDefault="00ED4398">
      <w:pPr>
        <w:pStyle w:val="ndice1"/>
        <w:tabs>
          <w:tab w:val="right" w:leader="dot" w:pos="3882"/>
        </w:tabs>
        <w:rPr>
          <w:noProof/>
        </w:rPr>
      </w:pPr>
      <w:r w:rsidRPr="009552F2">
        <w:rPr>
          <w:i/>
          <w:noProof/>
        </w:rPr>
        <w:t>Ley de Moore</w:t>
      </w:r>
    </w:p>
    <w:p w14:paraId="3C2B4ED4" w14:textId="2CD45654" w:rsidR="00ED4398" w:rsidRDefault="00ED4398">
      <w:pPr>
        <w:pStyle w:val="ndice2"/>
        <w:tabs>
          <w:tab w:val="right" w:leader="dot" w:pos="3882"/>
        </w:tabs>
        <w:rPr>
          <w:noProof/>
        </w:rPr>
      </w:pPr>
      <w:r>
        <w:rPr>
          <w:noProof/>
        </w:rPr>
        <w:t>La ley de Moore expresa que aproximadamente cada dos años se duplica el número de trans</w:t>
      </w:r>
      <w:r w:rsidR="006C1624">
        <w:rPr>
          <w:noProof/>
        </w:rPr>
        <w:t>istores en un microprocesador</w:t>
      </w:r>
    </w:p>
    <w:p w14:paraId="647BF9A6" w14:textId="77777777" w:rsidR="00ED4398" w:rsidRDefault="00ED4398">
      <w:pPr>
        <w:pStyle w:val="ndice1"/>
        <w:tabs>
          <w:tab w:val="right" w:leader="dot" w:pos="3882"/>
        </w:tabs>
        <w:rPr>
          <w:noProof/>
        </w:rPr>
      </w:pPr>
      <w:r>
        <w:rPr>
          <w:noProof/>
        </w:rPr>
        <w:t>ley de Zipf</w:t>
      </w:r>
    </w:p>
    <w:p w14:paraId="03253EF5" w14:textId="6A252916" w:rsidR="00ED4398" w:rsidRDefault="00ED4398">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w:t>
      </w:r>
      <w:r w:rsidR="006C1624">
        <w:rPr>
          <w:noProof/>
        </w:rPr>
        <w:t>n la que aparece en el texto</w:t>
      </w:r>
    </w:p>
    <w:p w14:paraId="46ECF4D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M</w:t>
      </w:r>
    </w:p>
    <w:p w14:paraId="0B7928DC" w14:textId="77777777" w:rsidR="00ED4398" w:rsidRDefault="00ED4398">
      <w:pPr>
        <w:pStyle w:val="ndice1"/>
        <w:tabs>
          <w:tab w:val="right" w:leader="dot" w:pos="3882"/>
        </w:tabs>
        <w:rPr>
          <w:noProof/>
        </w:rPr>
      </w:pPr>
      <w:r w:rsidRPr="009552F2">
        <w:rPr>
          <w:i/>
          <w:noProof/>
        </w:rPr>
        <w:t>matriz de confusión</w:t>
      </w:r>
    </w:p>
    <w:p w14:paraId="4221411C" w14:textId="0275F887" w:rsidR="00ED4398" w:rsidRDefault="00ED4398">
      <w:pPr>
        <w:pStyle w:val="ndice2"/>
        <w:tabs>
          <w:tab w:val="right" w:leader="dot" w:pos="3882"/>
        </w:tabs>
        <w:rPr>
          <w:noProof/>
        </w:rPr>
      </w:pPr>
      <w:r>
        <w:rPr>
          <w:noProof/>
        </w:rPr>
        <w:t xml:space="preserve">Herramienta que permite la visualización del desempeño de un algoritmo que se emplea en </w:t>
      </w:r>
      <w:r w:rsidRPr="009552F2">
        <w:rPr>
          <w:i/>
          <w:noProof/>
        </w:rPr>
        <w:t>aprendizaje supervisado</w:t>
      </w:r>
      <w:r>
        <w:rPr>
          <w:noProof/>
        </w:rPr>
        <w:t xml:space="preserve">. Cada columna de la matriz representa el número de predicciones </w:t>
      </w:r>
      <w:r>
        <w:rPr>
          <w:noProof/>
        </w:rPr>
        <w:lastRenderedPageBreak/>
        <w:t>de cada clase, mientras que cada fila representa las</w:t>
      </w:r>
      <w:r w:rsidR="006C1624">
        <w:rPr>
          <w:noProof/>
        </w:rPr>
        <w:t xml:space="preserve"> instancias en la clase real</w:t>
      </w:r>
    </w:p>
    <w:p w14:paraId="10CBAA10" w14:textId="77777777" w:rsidR="00ED4398" w:rsidRDefault="00ED4398">
      <w:pPr>
        <w:pStyle w:val="ndice1"/>
        <w:tabs>
          <w:tab w:val="right" w:leader="dot" w:pos="3882"/>
        </w:tabs>
        <w:rPr>
          <w:noProof/>
        </w:rPr>
      </w:pPr>
      <w:r w:rsidRPr="009552F2">
        <w:rPr>
          <w:i/>
          <w:noProof/>
        </w:rPr>
        <w:t>mediana</w:t>
      </w:r>
    </w:p>
    <w:p w14:paraId="7047E7F3" w14:textId="3AFA82FA" w:rsidR="00ED4398" w:rsidRDefault="00ED4398">
      <w:pPr>
        <w:pStyle w:val="ndice2"/>
        <w:tabs>
          <w:tab w:val="right" w:leader="dot" w:pos="3882"/>
        </w:tabs>
        <w:rPr>
          <w:noProof/>
        </w:rPr>
      </w:pPr>
      <w:r>
        <w:rPr>
          <w:noProof/>
        </w:rPr>
        <w:t>valor de una variable que deja a cada lado el</w:t>
      </w:r>
      <w:r w:rsidR="006C1624">
        <w:rPr>
          <w:noProof/>
        </w:rPr>
        <w:t xml:space="preserve"> 50% de los valores que toma</w:t>
      </w:r>
    </w:p>
    <w:p w14:paraId="119A41B4" w14:textId="77777777" w:rsidR="00ED4398" w:rsidRDefault="00ED4398">
      <w:pPr>
        <w:pStyle w:val="ndice1"/>
        <w:tabs>
          <w:tab w:val="right" w:leader="dot" w:pos="3882"/>
        </w:tabs>
        <w:rPr>
          <w:noProof/>
        </w:rPr>
      </w:pPr>
      <w:r w:rsidRPr="009552F2">
        <w:rPr>
          <w:i/>
          <w:noProof/>
        </w:rPr>
        <w:t>metadatos</w:t>
      </w:r>
    </w:p>
    <w:p w14:paraId="65D74392" w14:textId="2EF87620" w:rsidR="00ED4398" w:rsidRDefault="00ED4398">
      <w:pPr>
        <w:pStyle w:val="ndice2"/>
        <w:tabs>
          <w:tab w:val="right" w:leader="dot" w:pos="3882"/>
        </w:tabs>
        <w:rPr>
          <w:noProof/>
        </w:rPr>
      </w:pPr>
      <w:r>
        <w:rPr>
          <w:noProof/>
        </w:rPr>
        <w:t>datos que describen otros datos. Un grupo de metadatos se refiere a un grupo de datos que describen el conten</w:t>
      </w:r>
      <w:r w:rsidR="006C1624">
        <w:rPr>
          <w:noProof/>
        </w:rPr>
        <w:t>ido informativo de un objeto</w:t>
      </w:r>
    </w:p>
    <w:p w14:paraId="0E482630" w14:textId="77777777" w:rsidR="00ED4398" w:rsidRDefault="00ED4398">
      <w:pPr>
        <w:pStyle w:val="ndice1"/>
        <w:tabs>
          <w:tab w:val="right" w:leader="dot" w:pos="3882"/>
        </w:tabs>
        <w:rPr>
          <w:noProof/>
        </w:rPr>
      </w:pPr>
      <w:r w:rsidRPr="009552F2">
        <w:rPr>
          <w:i/>
          <w:noProof/>
        </w:rPr>
        <w:t>métrica</w:t>
      </w:r>
    </w:p>
    <w:p w14:paraId="00EDB35E" w14:textId="6FB665E4" w:rsidR="00ED4398" w:rsidRDefault="00ED4398">
      <w:pPr>
        <w:pStyle w:val="ndice2"/>
        <w:tabs>
          <w:tab w:val="right" w:leader="dot" w:pos="3882"/>
        </w:tabs>
        <w:rPr>
          <w:noProof/>
        </w:rPr>
      </w:pPr>
      <w:r>
        <w:rPr>
          <w:noProof/>
        </w:rPr>
        <w:t>Conjunto de patrones de medida mediante los cuales se evalúa el rendimiento o l</w:t>
      </w:r>
      <w:r w:rsidR="006C1624">
        <w:rPr>
          <w:noProof/>
        </w:rPr>
        <w:t>a calidad de un clasificador</w:t>
      </w:r>
    </w:p>
    <w:p w14:paraId="3A06CBE8" w14:textId="77777777" w:rsidR="00ED4398" w:rsidRDefault="00ED4398">
      <w:pPr>
        <w:pStyle w:val="ndice1"/>
        <w:tabs>
          <w:tab w:val="right" w:leader="dot" w:pos="3882"/>
        </w:tabs>
        <w:rPr>
          <w:noProof/>
        </w:rPr>
      </w:pPr>
      <w:r w:rsidRPr="009552F2">
        <w:rPr>
          <w:i/>
          <w:noProof/>
        </w:rPr>
        <w:t>microblogs</w:t>
      </w:r>
    </w:p>
    <w:p w14:paraId="31C943F2" w14:textId="1FC2E6B3" w:rsidR="00ED4398" w:rsidRDefault="00ED4398">
      <w:pPr>
        <w:pStyle w:val="ndice2"/>
        <w:tabs>
          <w:tab w:val="right" w:leader="dot" w:pos="3882"/>
        </w:tabs>
        <w:rPr>
          <w:noProof/>
        </w:rPr>
      </w:pPr>
      <w:r>
        <w:rPr>
          <w:noProof/>
        </w:rPr>
        <w:t>Servicio que permite a sus usuarios enviar y publicar mensajes breve</w:t>
      </w:r>
      <w:r w:rsidR="006C1624">
        <w:rPr>
          <w:noProof/>
        </w:rPr>
        <w:t>s, generalmente solo de texto</w:t>
      </w:r>
    </w:p>
    <w:p w14:paraId="114076DB" w14:textId="165E2B60" w:rsidR="00ED4398" w:rsidRDefault="00ED4398">
      <w:pPr>
        <w:pStyle w:val="ndice1"/>
        <w:tabs>
          <w:tab w:val="right" w:leader="dot" w:pos="3882"/>
        </w:tabs>
        <w:rPr>
          <w:noProof/>
        </w:rPr>
      </w:pPr>
      <w:r>
        <w:rPr>
          <w:noProof/>
        </w:rPr>
        <w:t>modelizado temático</w:t>
      </w:r>
      <w:r w:rsidR="006C1624">
        <w:rPr>
          <w:noProof/>
        </w:rPr>
        <w:t xml:space="preserve"> (</w:t>
      </w:r>
      <w:r w:rsidRPr="009552F2">
        <w:rPr>
          <w:i/>
          <w:noProof/>
        </w:rPr>
        <w:t>topic model</w:t>
      </w:r>
      <w:r>
        <w:rPr>
          <w:noProof/>
        </w:rPr>
        <w:t>) Modelo de aprendizaje sin supervisión que permite detectar el tema o asunt</w:t>
      </w:r>
      <w:r w:rsidR="006C1624">
        <w:rPr>
          <w:noProof/>
        </w:rPr>
        <w:t>o del que trata un documento</w:t>
      </w:r>
    </w:p>
    <w:p w14:paraId="711C5E29"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N</w:t>
      </w:r>
    </w:p>
    <w:p w14:paraId="68554A58" w14:textId="77777777" w:rsidR="00ED4398" w:rsidRDefault="00ED4398">
      <w:pPr>
        <w:pStyle w:val="ndice1"/>
        <w:tabs>
          <w:tab w:val="right" w:leader="dot" w:pos="3882"/>
        </w:tabs>
        <w:rPr>
          <w:noProof/>
        </w:rPr>
      </w:pPr>
      <w:r w:rsidRPr="009552F2">
        <w:rPr>
          <w:i/>
          <w:noProof/>
        </w:rPr>
        <w:t>n-gramas</w:t>
      </w:r>
    </w:p>
    <w:p w14:paraId="2B121120" w14:textId="7DD0303D" w:rsidR="00ED4398" w:rsidRDefault="00ED4398">
      <w:pPr>
        <w:pStyle w:val="ndice2"/>
        <w:tabs>
          <w:tab w:val="right" w:leader="dot" w:pos="3882"/>
        </w:tabs>
        <w:rPr>
          <w:noProof/>
        </w:rPr>
      </w:pPr>
      <w:r>
        <w:rPr>
          <w:noProof/>
        </w:rPr>
        <w:t>secuencia de n términos dentro de una frase o texto. La probabilidad de una palabra se hace depender de l</w:t>
      </w:r>
      <w:r w:rsidR="006C1624">
        <w:rPr>
          <w:noProof/>
        </w:rPr>
        <w:t>as N – 1 palabras anteriores</w:t>
      </w:r>
    </w:p>
    <w:p w14:paraId="6F27B577" w14:textId="77777777" w:rsidR="00ED4398" w:rsidRDefault="00ED4398">
      <w:pPr>
        <w:pStyle w:val="ndice1"/>
        <w:tabs>
          <w:tab w:val="right" w:leader="dot" w:pos="3882"/>
        </w:tabs>
        <w:rPr>
          <w:noProof/>
        </w:rPr>
      </w:pPr>
      <w:r>
        <w:rPr>
          <w:noProof/>
        </w:rPr>
        <w:t xml:space="preserve">NLP. </w:t>
      </w:r>
      <w:r w:rsidRPr="009552F2">
        <w:rPr>
          <w:i/>
          <w:noProof/>
        </w:rPr>
        <w:t>Véase</w:t>
      </w:r>
      <w:r w:rsidRPr="009552F2">
        <w:rPr>
          <w:noProof/>
        </w:rPr>
        <w:t xml:space="preserve"> Procesado de Lenguaje Natural</w:t>
      </w:r>
    </w:p>
    <w:p w14:paraId="616982F3"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O</w:t>
      </w:r>
    </w:p>
    <w:p w14:paraId="27D193B3" w14:textId="77777777" w:rsidR="00ED4398" w:rsidRDefault="00ED4398">
      <w:pPr>
        <w:pStyle w:val="ndice1"/>
        <w:tabs>
          <w:tab w:val="right" w:leader="dot" w:pos="3882"/>
        </w:tabs>
        <w:rPr>
          <w:noProof/>
        </w:rPr>
      </w:pPr>
      <w:r w:rsidRPr="009552F2">
        <w:rPr>
          <w:i/>
          <w:noProof/>
        </w:rPr>
        <w:t>orientación</w:t>
      </w:r>
    </w:p>
    <w:p w14:paraId="2E1BF153" w14:textId="77777777" w:rsidR="00ED4398" w:rsidRDefault="00ED4398">
      <w:pPr>
        <w:pStyle w:val="ndice2"/>
        <w:tabs>
          <w:tab w:val="right" w:leader="dot" w:pos="3882"/>
        </w:tabs>
        <w:rPr>
          <w:noProof/>
        </w:rPr>
      </w:pPr>
      <w:r>
        <w:rPr>
          <w:noProof/>
        </w:rPr>
        <w:t>Tipo de opinión respecto a una entidad</w:t>
      </w:r>
    </w:p>
    <w:p w14:paraId="0105D8F2" w14:textId="15E4DE50" w:rsidR="00ED4398" w:rsidRDefault="00ED4398">
      <w:pPr>
        <w:pStyle w:val="ndice3"/>
        <w:tabs>
          <w:tab w:val="right" w:leader="dot" w:pos="3882"/>
        </w:tabs>
        <w:rPr>
          <w:noProof/>
        </w:rPr>
      </w:pPr>
      <w:r>
        <w:rPr>
          <w:noProof/>
        </w:rPr>
        <w:t>favorabl</w:t>
      </w:r>
      <w:r w:rsidR="006C1624">
        <w:rPr>
          <w:noProof/>
        </w:rPr>
        <w:t>e, desfavorable o inexistente</w:t>
      </w:r>
    </w:p>
    <w:p w14:paraId="58605C95" w14:textId="77777777" w:rsidR="00ED4398" w:rsidRDefault="00ED4398">
      <w:pPr>
        <w:pStyle w:val="ndice1"/>
        <w:tabs>
          <w:tab w:val="right" w:leader="dot" w:pos="3882"/>
        </w:tabs>
        <w:rPr>
          <w:noProof/>
        </w:rPr>
      </w:pPr>
      <w:r>
        <w:rPr>
          <w:noProof/>
        </w:rPr>
        <w:t>orientación sexual</w:t>
      </w:r>
    </w:p>
    <w:p w14:paraId="5C5B0F4C" w14:textId="595319DB" w:rsidR="00ED4398" w:rsidRDefault="00ED4398">
      <w:pPr>
        <w:pStyle w:val="ndice3"/>
        <w:tabs>
          <w:tab w:val="right" w:leader="dot" w:pos="3882"/>
        </w:tabs>
        <w:rPr>
          <w:noProof/>
        </w:rPr>
      </w:pPr>
      <w:r>
        <w:rPr>
          <w:noProof/>
        </w:rPr>
        <w:t>Patrón de atracción sexual, erótica, emocional o amorosa a determinado grupo de p</w:t>
      </w:r>
      <w:r w:rsidR="006C1624">
        <w:rPr>
          <w:noProof/>
        </w:rPr>
        <w:t>ersonas definidas por su sexo</w:t>
      </w:r>
    </w:p>
    <w:p w14:paraId="2C66B1E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P</w:t>
      </w:r>
    </w:p>
    <w:p w14:paraId="7AC29AFD" w14:textId="77777777" w:rsidR="00ED4398" w:rsidRDefault="00ED4398">
      <w:pPr>
        <w:pStyle w:val="ndice1"/>
        <w:tabs>
          <w:tab w:val="right" w:leader="dot" w:pos="3882"/>
        </w:tabs>
        <w:rPr>
          <w:noProof/>
        </w:rPr>
      </w:pPr>
      <w:r w:rsidRPr="009552F2">
        <w:rPr>
          <w:i/>
          <w:noProof/>
        </w:rPr>
        <w:t>POS Tagger</w:t>
      </w:r>
    </w:p>
    <w:p w14:paraId="16C0DA18" w14:textId="77777777" w:rsidR="00ED4398" w:rsidRDefault="00ED4398">
      <w:pPr>
        <w:pStyle w:val="ndice2"/>
        <w:tabs>
          <w:tab w:val="right" w:leader="dot" w:pos="3882"/>
        </w:tabs>
        <w:rPr>
          <w:noProof/>
        </w:rPr>
      </w:pPr>
      <w:r>
        <w:rPr>
          <w:noProof/>
        </w:rPr>
        <w:t>Analizador morfológico que permite diferenciar entre diferentes tipos de palabras</w:t>
      </w:r>
    </w:p>
    <w:p w14:paraId="7F7B79B2" w14:textId="0DEF4D10" w:rsidR="00ED4398" w:rsidRDefault="00ED4398">
      <w:pPr>
        <w:pStyle w:val="ndice3"/>
        <w:tabs>
          <w:tab w:val="right" w:leader="dot" w:pos="3882"/>
        </w:tabs>
        <w:rPr>
          <w:noProof/>
        </w:rPr>
      </w:pPr>
      <w:r>
        <w:rPr>
          <w:noProof/>
        </w:rPr>
        <w:t>verbos, nom</w:t>
      </w:r>
      <w:r w:rsidR="006C1624">
        <w:rPr>
          <w:noProof/>
        </w:rPr>
        <w:t>bres, preposiciones, adverbios…</w:t>
      </w:r>
      <w:r>
        <w:rPr>
          <w:noProof/>
        </w:rPr>
        <w:t xml:space="preserve"> </w:t>
      </w:r>
    </w:p>
    <w:p w14:paraId="3EF89D99" w14:textId="77777777" w:rsidR="00ED4398" w:rsidRDefault="00ED4398">
      <w:pPr>
        <w:pStyle w:val="ndice1"/>
        <w:tabs>
          <w:tab w:val="right" w:leader="dot" w:pos="3882"/>
        </w:tabs>
        <w:rPr>
          <w:noProof/>
        </w:rPr>
      </w:pPr>
      <w:r w:rsidRPr="009552F2">
        <w:rPr>
          <w:i/>
          <w:noProof/>
        </w:rPr>
        <w:t>POS Tagging</w:t>
      </w:r>
      <w:r>
        <w:rPr>
          <w:noProof/>
        </w:rPr>
        <w:t xml:space="preserve">. </w:t>
      </w:r>
      <w:r w:rsidRPr="009552F2">
        <w:rPr>
          <w:i/>
          <w:noProof/>
        </w:rPr>
        <w:t>Véase</w:t>
      </w:r>
      <w:r w:rsidRPr="009552F2">
        <w:rPr>
          <w:noProof/>
        </w:rPr>
        <w:t xml:space="preserve">  etiquetado gramatical</w:t>
      </w:r>
    </w:p>
    <w:p w14:paraId="4206CD29" w14:textId="77777777" w:rsidR="00ED4398" w:rsidRDefault="00ED4398">
      <w:pPr>
        <w:pStyle w:val="ndice1"/>
        <w:tabs>
          <w:tab w:val="right" w:leader="dot" w:pos="3882"/>
        </w:tabs>
        <w:rPr>
          <w:noProof/>
        </w:rPr>
      </w:pPr>
      <w:r w:rsidRPr="009552F2">
        <w:rPr>
          <w:i/>
          <w:noProof/>
        </w:rPr>
        <w:t>Procesamiento del Lenguaje Natural</w:t>
      </w:r>
    </w:p>
    <w:p w14:paraId="19F97351" w14:textId="0B812E5D" w:rsidR="00ED4398" w:rsidRDefault="00ED4398">
      <w:pPr>
        <w:pStyle w:val="ndice2"/>
        <w:tabs>
          <w:tab w:val="right" w:leader="dot" w:pos="3882"/>
        </w:tabs>
        <w:rPr>
          <w:noProof/>
        </w:rPr>
      </w:pPr>
      <w:r>
        <w:rPr>
          <w:noProof/>
        </w:rPr>
        <w:t>Campo de las ciencias de la computación, inteligencia artificial y lingüística que estudia las interacciones entre las computadoras y el lenguaje humano</w:t>
      </w:r>
    </w:p>
    <w:p w14:paraId="11C9A09A" w14:textId="77777777" w:rsidR="00ED4398" w:rsidRDefault="00ED4398">
      <w:pPr>
        <w:pStyle w:val="ndice1"/>
        <w:tabs>
          <w:tab w:val="right" w:leader="dot" w:pos="3882"/>
        </w:tabs>
        <w:rPr>
          <w:noProof/>
        </w:rPr>
      </w:pPr>
      <w:r w:rsidRPr="009552F2">
        <w:rPr>
          <w:i/>
          <w:noProof/>
        </w:rPr>
        <w:t>proporción de falsos positivos</w:t>
      </w:r>
    </w:p>
    <w:p w14:paraId="7F22F3EE" w14:textId="5420B8D6" w:rsidR="00ED4398" w:rsidRDefault="00ED4398">
      <w:pPr>
        <w:pStyle w:val="ndice2"/>
        <w:tabs>
          <w:tab w:val="right" w:leader="dot" w:pos="3882"/>
        </w:tabs>
        <w:rPr>
          <w:noProof/>
        </w:rPr>
      </w:pPr>
      <w:r>
        <w:rPr>
          <w:noProof/>
        </w:rPr>
        <w:t>Fracción de las instancias negativas que se clasifican como positivas</w:t>
      </w:r>
    </w:p>
    <w:p w14:paraId="7AF4F64E" w14:textId="77777777" w:rsidR="00ED4398" w:rsidRDefault="00ED4398">
      <w:pPr>
        <w:pStyle w:val="ndice1"/>
        <w:tabs>
          <w:tab w:val="right" w:leader="dot" w:pos="3882"/>
        </w:tabs>
        <w:rPr>
          <w:noProof/>
        </w:rPr>
      </w:pPr>
      <w:r w:rsidRPr="009552F2">
        <w:rPr>
          <w:i/>
          <w:noProof/>
        </w:rPr>
        <w:t>p-valor</w:t>
      </w:r>
    </w:p>
    <w:p w14:paraId="229A107D" w14:textId="06B6F78F" w:rsidR="00ED4398" w:rsidRDefault="00ED4398">
      <w:pPr>
        <w:pStyle w:val="ndice2"/>
        <w:tabs>
          <w:tab w:val="right" w:leader="dot" w:pos="3882"/>
        </w:tabs>
        <w:rPr>
          <w:noProof/>
        </w:rPr>
      </w:pPr>
      <w:r>
        <w:rPr>
          <w:noProof/>
        </w:rPr>
        <w:t>en contraste de hipótesis, probabilidad de obtener un resultado al menos tan extremo como el que realmente se ha obtenido (valor del estadístico calculado), suponiendo que</w:t>
      </w:r>
      <w:r w:rsidR="006C1624">
        <w:rPr>
          <w:noProof/>
        </w:rPr>
        <w:t xml:space="preserve"> la hipótesis nula es cierta</w:t>
      </w:r>
    </w:p>
    <w:p w14:paraId="0B77528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R</w:t>
      </w:r>
    </w:p>
    <w:p w14:paraId="7BA57A40" w14:textId="77777777" w:rsidR="00ED4398" w:rsidRDefault="00ED4398">
      <w:pPr>
        <w:pStyle w:val="ndice1"/>
        <w:tabs>
          <w:tab w:val="right" w:leader="dot" w:pos="3882"/>
        </w:tabs>
        <w:rPr>
          <w:noProof/>
        </w:rPr>
      </w:pPr>
      <w:r w:rsidRPr="009552F2">
        <w:rPr>
          <w:i/>
          <w:noProof/>
        </w:rPr>
        <w:t>rango intercuartílico</w:t>
      </w:r>
    </w:p>
    <w:p w14:paraId="164FE376" w14:textId="75B173BF" w:rsidR="00ED4398" w:rsidRDefault="00ED4398">
      <w:pPr>
        <w:pStyle w:val="ndice2"/>
        <w:tabs>
          <w:tab w:val="right" w:leader="dot" w:pos="3882"/>
        </w:tabs>
        <w:rPr>
          <w:noProof/>
        </w:rPr>
      </w:pPr>
      <w:r>
        <w:rPr>
          <w:noProof/>
        </w:rPr>
        <w:t>Diferencia entre el tercer y el p</w:t>
      </w:r>
      <w:r w:rsidR="006C1624">
        <w:rPr>
          <w:noProof/>
        </w:rPr>
        <w:t>rimer cuartil de una v.a</w:t>
      </w:r>
    </w:p>
    <w:p w14:paraId="11D5E33D" w14:textId="77777777" w:rsidR="00ED4398" w:rsidRDefault="00ED4398">
      <w:pPr>
        <w:pStyle w:val="ndice1"/>
        <w:tabs>
          <w:tab w:val="right" w:leader="dot" w:pos="3882"/>
        </w:tabs>
        <w:rPr>
          <w:noProof/>
        </w:rPr>
      </w:pPr>
      <w:r>
        <w:rPr>
          <w:noProof/>
        </w:rPr>
        <w:t>Rest</w:t>
      </w:r>
    </w:p>
    <w:p w14:paraId="557B4592" w14:textId="77777777" w:rsidR="00ED4398" w:rsidRDefault="00ED4398">
      <w:pPr>
        <w:pStyle w:val="ndice2"/>
        <w:tabs>
          <w:tab w:val="right" w:leader="dot" w:pos="3882"/>
        </w:tabs>
        <w:rPr>
          <w:noProof/>
        </w:rPr>
      </w:pPr>
      <w:r>
        <w:rPr>
          <w:noProof/>
        </w:rPr>
        <w:t>Representational State Transfer</w:t>
      </w:r>
    </w:p>
    <w:p w14:paraId="38089516" w14:textId="5038B568" w:rsidR="00ED4398" w:rsidRDefault="00ED4398">
      <w:pPr>
        <w:pStyle w:val="ndice3"/>
        <w:tabs>
          <w:tab w:val="right" w:leader="dot" w:pos="3882"/>
        </w:tabs>
        <w:rPr>
          <w:noProof/>
        </w:rPr>
      </w:pPr>
      <w:r>
        <w:rPr>
          <w:noProof/>
        </w:rPr>
        <w:t>conjunto de principios de arquitectura</w:t>
      </w:r>
      <w:r w:rsidR="006C1624">
        <w:rPr>
          <w:noProof/>
        </w:rPr>
        <w:t xml:space="preserve"> </w:t>
      </w:r>
      <w:r>
        <w:rPr>
          <w:noProof/>
        </w:rPr>
        <w:t xml:space="preserve">para describir cualquier interfaz entre sistemas que utilice directamente HTTP para obtener datos o indicar la ejecución de operaciones sobre los datos, en cualquier formato (XML, JSON, etc) sin las abstracciones adicionales de los protocolos basados en patrones de intercambio </w:t>
      </w:r>
      <w:r w:rsidR="006C1624">
        <w:rPr>
          <w:noProof/>
        </w:rPr>
        <w:t>de mensajes (como p.e. SOAP)</w:t>
      </w:r>
    </w:p>
    <w:p w14:paraId="3C4C3440"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S</w:t>
      </w:r>
    </w:p>
    <w:p w14:paraId="527D4B1F" w14:textId="77777777" w:rsidR="00ED4398" w:rsidRDefault="00ED4398">
      <w:pPr>
        <w:pStyle w:val="ndice1"/>
        <w:tabs>
          <w:tab w:val="right" w:leader="dot" w:pos="3882"/>
        </w:tabs>
        <w:rPr>
          <w:noProof/>
        </w:rPr>
      </w:pPr>
      <w:r>
        <w:rPr>
          <w:noProof/>
        </w:rPr>
        <w:t>SAS</w:t>
      </w:r>
    </w:p>
    <w:p w14:paraId="2BB7D63B" w14:textId="77777777" w:rsidR="00ED4398" w:rsidRDefault="00ED4398">
      <w:pPr>
        <w:pStyle w:val="ndice2"/>
        <w:tabs>
          <w:tab w:val="right" w:leader="dot" w:pos="3882"/>
        </w:tabs>
        <w:rPr>
          <w:noProof/>
        </w:rPr>
      </w:pPr>
      <w:r>
        <w:rPr>
          <w:noProof/>
        </w:rPr>
        <w:t>Acrónimo de Statistical Analysis Systems</w:t>
      </w:r>
    </w:p>
    <w:p w14:paraId="46A25379" w14:textId="4A35B6C8" w:rsidR="00ED4398" w:rsidRDefault="00ED4398">
      <w:pPr>
        <w:pStyle w:val="ndice3"/>
        <w:tabs>
          <w:tab w:val="right" w:leader="dot" w:pos="3882"/>
        </w:tabs>
        <w:rPr>
          <w:noProof/>
        </w:rPr>
      </w:pPr>
      <w:r>
        <w:rPr>
          <w:noProof/>
        </w:rPr>
        <w:t>Lenguaje de programación desarrollado por SAS Institute a finales</w:t>
      </w:r>
      <w:r w:rsidR="006C1624">
        <w:rPr>
          <w:noProof/>
        </w:rPr>
        <w:t xml:space="preserve"> de los años sesenta</w:t>
      </w:r>
    </w:p>
    <w:p w14:paraId="5C693214" w14:textId="77777777" w:rsidR="00ED4398" w:rsidRDefault="00ED4398">
      <w:pPr>
        <w:pStyle w:val="ndice1"/>
        <w:tabs>
          <w:tab w:val="right" w:leader="dot" w:pos="3882"/>
        </w:tabs>
        <w:rPr>
          <w:noProof/>
        </w:rPr>
      </w:pPr>
      <w:r w:rsidRPr="009552F2">
        <w:rPr>
          <w:b/>
          <w:i/>
          <w:noProof/>
        </w:rPr>
        <w:t>sensibilidad</w:t>
      </w:r>
      <w:r>
        <w:rPr>
          <w:noProof/>
        </w:rPr>
        <w:t xml:space="preserve">. </w:t>
      </w:r>
      <w:r w:rsidRPr="009552F2">
        <w:rPr>
          <w:i/>
          <w:noProof/>
        </w:rPr>
        <w:t>Véase</w:t>
      </w:r>
      <w:r w:rsidRPr="009552F2">
        <w:rPr>
          <w:noProof/>
        </w:rPr>
        <w:t xml:space="preserve"> exhaustividad</w:t>
      </w:r>
    </w:p>
    <w:p w14:paraId="4AB32366" w14:textId="77777777" w:rsidR="00ED4398" w:rsidRDefault="00ED4398">
      <w:pPr>
        <w:pStyle w:val="ndice1"/>
        <w:tabs>
          <w:tab w:val="right" w:leader="dot" w:pos="3882"/>
        </w:tabs>
        <w:rPr>
          <w:noProof/>
        </w:rPr>
      </w:pPr>
      <w:r w:rsidRPr="009552F2">
        <w:rPr>
          <w:i/>
          <w:noProof/>
        </w:rPr>
        <w:t>sobreajuste</w:t>
      </w:r>
    </w:p>
    <w:p w14:paraId="5561DCBD" w14:textId="25A53BA7" w:rsidR="00ED4398" w:rsidRDefault="00ED4398">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t>
      </w:r>
    </w:p>
    <w:p w14:paraId="265E32F3" w14:textId="77777777" w:rsidR="00ED4398" w:rsidRDefault="00ED4398">
      <w:pPr>
        <w:pStyle w:val="ndice1"/>
        <w:tabs>
          <w:tab w:val="right" w:leader="dot" w:pos="3882"/>
        </w:tabs>
        <w:rPr>
          <w:noProof/>
        </w:rPr>
      </w:pPr>
      <w:r w:rsidRPr="009552F2">
        <w:rPr>
          <w:i/>
          <w:noProof/>
        </w:rPr>
        <w:t>stemming</w:t>
      </w:r>
    </w:p>
    <w:p w14:paraId="06D56A86" w14:textId="73F4B6E4" w:rsidR="00ED4398" w:rsidRDefault="00ED4398">
      <w:pPr>
        <w:pStyle w:val="ndice2"/>
        <w:tabs>
          <w:tab w:val="right" w:leader="dot" w:pos="3882"/>
        </w:tabs>
        <w:rPr>
          <w:noProof/>
        </w:rPr>
      </w:pPr>
      <w:r>
        <w:rPr>
          <w:noProof/>
        </w:rPr>
        <w:t>Forma básica de lematizació</w:t>
      </w:r>
      <w:r w:rsidR="006C1624">
        <w:rPr>
          <w:noProof/>
        </w:rPr>
        <w:t>n que prescinde del contexto</w:t>
      </w:r>
    </w:p>
    <w:p w14:paraId="44644CC7" w14:textId="77777777" w:rsidR="00ED4398" w:rsidRDefault="00ED4398">
      <w:pPr>
        <w:pStyle w:val="ndice1"/>
        <w:tabs>
          <w:tab w:val="right" w:leader="dot" w:pos="3882"/>
        </w:tabs>
        <w:rPr>
          <w:noProof/>
        </w:rPr>
      </w:pPr>
      <w:r>
        <w:rPr>
          <w:noProof/>
        </w:rPr>
        <w:t>SVD</w:t>
      </w:r>
    </w:p>
    <w:p w14:paraId="56E24DAD" w14:textId="52BD0932" w:rsidR="00ED4398" w:rsidRDefault="00ED4398">
      <w:pPr>
        <w:pStyle w:val="ndice2"/>
        <w:tabs>
          <w:tab w:val="right" w:leader="dot" w:pos="3882"/>
        </w:tabs>
        <w:rPr>
          <w:noProof/>
        </w:rPr>
      </w:pPr>
      <w:r w:rsidRPr="009552F2">
        <w:rPr>
          <w:i/>
          <w:noProof/>
        </w:rPr>
        <w:t>D</w:t>
      </w:r>
      <w:r>
        <w:rPr>
          <w:noProof/>
        </w:rPr>
        <w:t xml:space="preserve">escomposición en </w:t>
      </w:r>
      <w:r w:rsidRPr="009552F2">
        <w:rPr>
          <w:i/>
          <w:noProof/>
        </w:rPr>
        <w:t>V</w:t>
      </w:r>
      <w:r>
        <w:rPr>
          <w:noProof/>
        </w:rPr>
        <w:t xml:space="preserve">alores </w:t>
      </w:r>
      <w:r w:rsidRPr="009552F2">
        <w:rPr>
          <w:i/>
          <w:noProof/>
        </w:rPr>
        <w:t>S</w:t>
      </w:r>
      <w:r>
        <w:rPr>
          <w:noProof/>
        </w:rPr>
        <w:t>ingulares de la matriz término-documento que permite simplificar las tareas de minería de datos</w:t>
      </w:r>
    </w:p>
    <w:p w14:paraId="42CAC874"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T</w:t>
      </w:r>
    </w:p>
    <w:p w14:paraId="7878E57A" w14:textId="77777777" w:rsidR="00ED4398" w:rsidRDefault="00ED4398">
      <w:pPr>
        <w:pStyle w:val="ndice1"/>
        <w:tabs>
          <w:tab w:val="right" w:leader="dot" w:pos="3882"/>
        </w:tabs>
        <w:rPr>
          <w:noProof/>
        </w:rPr>
      </w:pPr>
      <w:r>
        <w:rPr>
          <w:noProof/>
        </w:rPr>
        <w:t>tasa de aprendizaje</w:t>
      </w:r>
    </w:p>
    <w:p w14:paraId="51086345" w14:textId="1653C7AD" w:rsidR="00ED4398" w:rsidRDefault="00ED4398">
      <w:pPr>
        <w:pStyle w:val="ndice2"/>
        <w:tabs>
          <w:tab w:val="right" w:leader="dot" w:pos="3882"/>
        </w:tabs>
        <w:rPr>
          <w:noProof/>
        </w:rPr>
      </w:pPr>
      <w:r>
        <w:rPr>
          <w:noProof/>
        </w:rPr>
        <w:t>paráme</w:t>
      </w:r>
      <w:r w:rsidR="006C1624">
        <w:rPr>
          <w:noProof/>
        </w:rPr>
        <w:t xml:space="preserve">ro utilizado </w:t>
      </w:r>
      <w:r>
        <w:rPr>
          <w:noProof/>
        </w:rPr>
        <w:t>en redes neuronales que determina la amplitud del paso entre iteraciones</w:t>
      </w:r>
    </w:p>
    <w:p w14:paraId="49D521E9" w14:textId="77777777" w:rsidR="00ED4398" w:rsidRDefault="00ED4398">
      <w:pPr>
        <w:pStyle w:val="ndice1"/>
        <w:tabs>
          <w:tab w:val="right" w:leader="dot" w:pos="3882"/>
        </w:tabs>
        <w:rPr>
          <w:noProof/>
        </w:rPr>
      </w:pPr>
      <w:r w:rsidRPr="009552F2">
        <w:rPr>
          <w:i/>
          <w:noProof/>
        </w:rPr>
        <w:t>Tasa de error</w:t>
      </w:r>
    </w:p>
    <w:p w14:paraId="04BE12C8" w14:textId="12606AD7" w:rsidR="00ED4398" w:rsidRDefault="00ED4398">
      <w:pPr>
        <w:pStyle w:val="ndice2"/>
        <w:tabs>
          <w:tab w:val="right" w:leader="dot" w:pos="3882"/>
        </w:tabs>
        <w:rPr>
          <w:noProof/>
        </w:rPr>
      </w:pPr>
      <w:r>
        <w:rPr>
          <w:noProof/>
        </w:rPr>
        <w:t>Medida de desempeño de un clasificador. Es el porcentaje de instancias que se clasifican en una clase equivocada</w:t>
      </w:r>
    </w:p>
    <w:p w14:paraId="0AE332EA" w14:textId="77777777" w:rsidR="00ED4398" w:rsidRDefault="00ED4398">
      <w:pPr>
        <w:pStyle w:val="ndice1"/>
        <w:tabs>
          <w:tab w:val="right" w:leader="dot" w:pos="3882"/>
        </w:tabs>
        <w:rPr>
          <w:noProof/>
        </w:rPr>
      </w:pPr>
      <w:r>
        <w:rPr>
          <w:noProof/>
        </w:rPr>
        <w:t>tasa de prevalencia</w:t>
      </w:r>
    </w:p>
    <w:p w14:paraId="4924ED96" w14:textId="36CBF625" w:rsidR="00ED4398" w:rsidRDefault="00ED4398">
      <w:pPr>
        <w:pStyle w:val="ndice2"/>
        <w:tabs>
          <w:tab w:val="right" w:leader="dot" w:pos="3882"/>
        </w:tabs>
        <w:rPr>
          <w:noProof/>
        </w:rPr>
      </w:pPr>
      <w:r>
        <w:rPr>
          <w:noProof/>
        </w:rPr>
        <w:t>Número de personas que padecen de una enfermedad determinada en un punto determinado de tiempo por cada 1.000 habitantes</w:t>
      </w:r>
    </w:p>
    <w:p w14:paraId="28BB5E46" w14:textId="77777777" w:rsidR="00ED4398" w:rsidRDefault="00ED4398">
      <w:pPr>
        <w:pStyle w:val="ndice1"/>
        <w:tabs>
          <w:tab w:val="right" w:leader="dot" w:pos="3882"/>
        </w:tabs>
        <w:rPr>
          <w:noProof/>
        </w:rPr>
      </w:pPr>
      <w:r w:rsidRPr="009552F2">
        <w:rPr>
          <w:i/>
          <w:noProof/>
        </w:rPr>
        <w:t>tf-idf</w:t>
      </w:r>
    </w:p>
    <w:p w14:paraId="371C618C" w14:textId="672EE141" w:rsidR="00ED4398" w:rsidRDefault="00ED4398">
      <w:pPr>
        <w:pStyle w:val="ndice2"/>
        <w:tabs>
          <w:tab w:val="right" w:leader="dot" w:pos="3882"/>
        </w:tabs>
        <w:rPr>
          <w:noProof/>
        </w:rPr>
      </w:pPr>
      <w:r w:rsidRPr="009552F2">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w:t>
      </w:r>
    </w:p>
    <w:p w14:paraId="56D70196" w14:textId="77777777" w:rsidR="00ED4398" w:rsidRDefault="00ED4398">
      <w:pPr>
        <w:pStyle w:val="ndice1"/>
        <w:tabs>
          <w:tab w:val="right" w:leader="dot" w:pos="3882"/>
        </w:tabs>
        <w:rPr>
          <w:noProof/>
        </w:rPr>
      </w:pPr>
      <w:r w:rsidRPr="009552F2">
        <w:rPr>
          <w:i/>
          <w:noProof/>
        </w:rPr>
        <w:lastRenderedPageBreak/>
        <w:t>token</w:t>
      </w:r>
    </w:p>
    <w:p w14:paraId="1164CD82" w14:textId="067ABC16" w:rsidR="00ED4398" w:rsidRDefault="00ED4398">
      <w:pPr>
        <w:pStyle w:val="ndice2"/>
        <w:tabs>
          <w:tab w:val="right" w:leader="dot" w:pos="3882"/>
        </w:tabs>
        <w:rPr>
          <w:noProof/>
        </w:rPr>
      </w:pPr>
      <w:r>
        <w:rPr>
          <w:noProof/>
        </w:rPr>
        <w:t>Secuencia d</w:t>
      </w:r>
      <w:r w:rsidR="006C1624">
        <w:rPr>
          <w:noProof/>
        </w:rPr>
        <w:t>e letras entre delimitadores</w:t>
      </w:r>
    </w:p>
    <w:p w14:paraId="632CAAEC"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U</w:t>
      </w:r>
    </w:p>
    <w:p w14:paraId="43A61080" w14:textId="77777777" w:rsidR="00ED4398" w:rsidRDefault="00ED4398">
      <w:pPr>
        <w:pStyle w:val="ndice1"/>
        <w:tabs>
          <w:tab w:val="right" w:leader="dot" w:pos="3882"/>
        </w:tabs>
        <w:rPr>
          <w:noProof/>
        </w:rPr>
      </w:pPr>
      <w:r w:rsidRPr="009552F2">
        <w:rPr>
          <w:i/>
          <w:noProof/>
        </w:rPr>
        <w:t>umbral</w:t>
      </w:r>
      <w:r>
        <w:rPr>
          <w:noProof/>
        </w:rPr>
        <w:t xml:space="preserve"> de corte</w:t>
      </w:r>
    </w:p>
    <w:p w14:paraId="54D3E680" w14:textId="1682748C" w:rsidR="00ED4398" w:rsidRDefault="00ED4398">
      <w:pPr>
        <w:pStyle w:val="ndice2"/>
        <w:tabs>
          <w:tab w:val="right" w:leader="dot" w:pos="3882"/>
        </w:tabs>
        <w:rPr>
          <w:noProof/>
        </w:rPr>
      </w:pPr>
      <w:r>
        <w:rPr>
          <w:noProof/>
        </w:rPr>
        <w:t xml:space="preserve">Puntuación de una instancia que actúa como frontera entre dos clases. Las instancias con </w:t>
      </w:r>
      <w:r>
        <w:rPr>
          <w:noProof/>
        </w:rPr>
        <w:t>puntuación superior al umbral se clasifican en una clase y los de puntaje inferior en otra</w:t>
      </w:r>
    </w:p>
    <w:p w14:paraId="603E9AD5" w14:textId="77777777" w:rsidR="00ED4398" w:rsidRDefault="00ED4398">
      <w:pPr>
        <w:pStyle w:val="Ttulodendice"/>
        <w:keepNext/>
        <w:tabs>
          <w:tab w:val="right" w:leader="dot" w:pos="3882"/>
        </w:tabs>
        <w:rPr>
          <w:rFonts w:asciiTheme="minorHAnsi" w:eastAsiaTheme="minorEastAsia" w:hAnsiTheme="minorHAnsi" w:cstheme="minorBidi"/>
          <w:b w:val="0"/>
          <w:bCs w:val="0"/>
          <w:noProof/>
        </w:rPr>
      </w:pPr>
      <w:r>
        <w:rPr>
          <w:noProof/>
        </w:rPr>
        <w:t>W</w:t>
      </w:r>
    </w:p>
    <w:p w14:paraId="5CC6D184" w14:textId="77777777" w:rsidR="00ED4398" w:rsidRDefault="00ED4398">
      <w:pPr>
        <w:pStyle w:val="ndice1"/>
        <w:tabs>
          <w:tab w:val="right" w:leader="dot" w:pos="3882"/>
        </w:tabs>
        <w:rPr>
          <w:noProof/>
        </w:rPr>
      </w:pPr>
      <w:r>
        <w:rPr>
          <w:noProof/>
        </w:rPr>
        <w:t>Wikicorpus</w:t>
      </w:r>
    </w:p>
    <w:p w14:paraId="5260A39F" w14:textId="659319AF" w:rsidR="00ED4398" w:rsidRDefault="00ED4398">
      <w:pPr>
        <w:pStyle w:val="ndice2"/>
        <w:tabs>
          <w:tab w:val="right" w:leader="dot" w:pos="3882"/>
        </w:tabs>
        <w:rPr>
          <w:noProof/>
        </w:rPr>
      </w:pPr>
      <w:r>
        <w:rPr>
          <w:noProof/>
        </w:rPr>
        <w:t>Corpus etiquetado con 120 millones de palabras en español</w:t>
      </w:r>
    </w:p>
    <w:p w14:paraId="2D8553D3" w14:textId="6EED8830" w:rsidR="00ED4398" w:rsidRDefault="00ED4398" w:rsidP="00D90D87">
      <w:pPr>
        <w:rPr>
          <w:rFonts w:ascii="Arial" w:hAnsi="Arial" w:cs="Arial"/>
          <w:b/>
          <w:bCs/>
          <w:noProof/>
          <w:kern w:val="32"/>
          <w:sz w:val="32"/>
          <w:szCs w:val="32"/>
        </w:rPr>
        <w:sectPr w:rsidR="00ED4398" w:rsidSect="00ED4398">
          <w:type w:val="continuous"/>
          <w:pgSz w:w="11906" w:h="16838"/>
          <w:pgMar w:top="1417" w:right="1701" w:bottom="1417" w:left="1701" w:header="708" w:footer="708" w:gutter="0"/>
          <w:cols w:num="2" w:space="720"/>
          <w:docGrid w:linePitch="360"/>
        </w:sectPr>
      </w:pPr>
    </w:p>
    <w:p w14:paraId="1DB3BC19" w14:textId="59FF2D9A" w:rsidR="007E7BC2" w:rsidRDefault="007E7BC2" w:rsidP="00D90D87">
      <w:pPr>
        <w:sectPr w:rsidR="007E7BC2" w:rsidSect="00ED4398">
          <w:type w:val="continuous"/>
          <w:pgSz w:w="11906" w:h="16838"/>
          <w:pgMar w:top="1417" w:right="1701" w:bottom="1417" w:left="1701" w:header="708" w:footer="708" w:gutter="0"/>
          <w:cols w:space="708"/>
          <w:docGrid w:linePitch="360"/>
        </w:sectPr>
      </w:pPr>
      <w:r>
        <w:fldChar w:fldCharType="end"/>
      </w:r>
    </w:p>
    <w:p w14:paraId="1343D317" w14:textId="71794570" w:rsidR="007E7BC2" w:rsidRPr="0042492B" w:rsidRDefault="007E7BC2" w:rsidP="00D90D87">
      <w:pPr>
        <w:pStyle w:val="Ttulo1"/>
        <w:numPr>
          <w:ilvl w:val="0"/>
          <w:numId w:val="0"/>
        </w:numPr>
      </w:pPr>
      <w:bookmarkStart w:id="402" w:name="_Anexos"/>
      <w:bookmarkStart w:id="403" w:name="_Toc485972255"/>
      <w:bookmarkStart w:id="404" w:name="_Toc486015958"/>
      <w:bookmarkEnd w:id="402"/>
      <w:r w:rsidRPr="0042492B">
        <w:lastRenderedPageBreak/>
        <w:t>Anexos</w:t>
      </w:r>
      <w:bookmarkEnd w:id="403"/>
      <w:bookmarkEnd w:id="404"/>
    </w:p>
    <w:p w14:paraId="2C05E230" w14:textId="64F9FA34" w:rsidR="007E7BC2" w:rsidRPr="001B7A5F" w:rsidRDefault="007E7BC2" w:rsidP="007E7BC2">
      <w:pPr>
        <w:pStyle w:val="Ttulo2"/>
        <w:numPr>
          <w:ilvl w:val="0"/>
          <w:numId w:val="0"/>
        </w:numPr>
        <w:jc w:val="center"/>
      </w:pPr>
      <w:bookmarkStart w:id="405" w:name="_Anexo_I:_Receiver"/>
      <w:bookmarkStart w:id="406" w:name="_Anexo_A:_Medida"/>
      <w:bookmarkStart w:id="407" w:name="_Toc485972256"/>
      <w:bookmarkStart w:id="408" w:name="_Toc486015959"/>
      <w:bookmarkEnd w:id="405"/>
      <w:bookmarkEnd w:id="406"/>
      <w:r w:rsidRPr="001B7A5F">
        <w:t>Anexo A</w:t>
      </w:r>
      <w:bookmarkEnd w:id="407"/>
      <w:r w:rsidR="001B7A5F">
        <w:t>:</w:t>
      </w:r>
      <w:r w:rsidR="001B7A5F" w:rsidRPr="001B7A5F">
        <w:t xml:space="preserve"> Medida d</w:t>
      </w:r>
      <w:r w:rsidR="001B7A5F">
        <w:t>el Rendimiento de un Clasificador y Conjuntos D</w:t>
      </w:r>
      <w:r w:rsidR="001B7A5F" w:rsidRPr="001B7A5F">
        <w:t>esequilibrados</w:t>
      </w:r>
      <w:bookmarkEnd w:id="408"/>
    </w:p>
    <w:p w14:paraId="78C31431" w14:textId="51DDB96D" w:rsidR="007E7BC2" w:rsidRDefault="007E7BC2" w:rsidP="007E7BC2">
      <w:pPr>
        <w:ind w:left="360"/>
      </w:pPr>
    </w:p>
    <w:p w14:paraId="421F7A3E" w14:textId="5F550E8C" w:rsidR="005E2080" w:rsidRDefault="005E2080" w:rsidP="007E7BC2">
      <w:pPr>
        <w:ind w:left="360"/>
      </w:pPr>
    </w:p>
    <w:p w14:paraId="5D1C0440" w14:textId="77777777" w:rsidR="005E2080" w:rsidRPr="001B7A5F" w:rsidRDefault="005E2080" w:rsidP="007E7BC2">
      <w:pPr>
        <w:ind w:left="360"/>
      </w:pPr>
    </w:p>
    <w:p w14:paraId="7A093211" w14:textId="77777777" w:rsidR="005E2080" w:rsidRDefault="005E2080" w:rsidP="005E2080">
      <w:pPr>
        <w:pStyle w:val="Ttulo3"/>
        <w:numPr>
          <w:ilvl w:val="0"/>
          <w:numId w:val="0"/>
        </w:numPr>
        <w:ind w:left="113"/>
      </w:pPr>
      <w:bookmarkStart w:id="409" w:name="_Toc485972197"/>
      <w:bookmarkStart w:id="410" w:name="_Toc486015960"/>
      <w:r>
        <w:t>Conjuntos de datos</w:t>
      </w:r>
      <w:bookmarkEnd w:id="409"/>
      <w:bookmarkEnd w:id="410"/>
    </w:p>
    <w:p w14:paraId="4DD2AE96" w14:textId="437213D3" w:rsidR="005E2080" w:rsidRDefault="005E2080" w:rsidP="005E2080">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rsidR="00ED4398">
        <w:instrText>”</w:instrText>
      </w:r>
      <w:r>
        <w:instrText xml:space="preserve"> </w:instrText>
      </w:r>
      <w:r>
        <w:rPr>
          <w:i/>
        </w:rPr>
        <w:fldChar w:fldCharType="end"/>
      </w:r>
      <w:r>
        <w:t xml:space="preserve">. Lo ideal es recoger </w:t>
      </w:r>
      <w:r w:rsidRPr="00747838">
        <w:rPr>
          <w:i/>
        </w:rPr>
        <w:t>varios conjuntos de datos independientes</w:t>
      </w:r>
      <w:r>
        <w:t>, si ello no es posible, debemos conformarnos con un solo conjunto de datos que habremos de dividir en dos o tres subconjuntos.</w:t>
      </w:r>
    </w:p>
    <w:p w14:paraId="26808670" w14:textId="77777777" w:rsidR="005E2080" w:rsidRPr="00747838" w:rsidRDefault="005E2080" w:rsidP="005E2080"/>
    <w:p w14:paraId="2BB23747" w14:textId="77777777" w:rsidR="005E2080" w:rsidRDefault="005E2080" w:rsidP="005E2080">
      <w:pPr>
        <w:pStyle w:val="Epgrafe"/>
        <w:keepNext/>
        <w:jc w:val="right"/>
      </w:pPr>
      <w:r w:rsidRPr="00FB2127">
        <w:rPr>
          <w:noProof/>
          <w:lang w:eastAsia="ja-JP"/>
        </w:rPr>
        <w:drawing>
          <wp:inline distT="0" distB="0" distL="0" distR="0" wp14:anchorId="22C5CF76" wp14:editId="40FCFE4C">
            <wp:extent cx="5420033" cy="1410789"/>
            <wp:effectExtent l="0" t="0" r="0" b="0"/>
            <wp:docPr id="305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758" cy="1475270"/>
                    </a:xfrm>
                    <a:prstGeom prst="rect">
                      <a:avLst/>
                    </a:prstGeom>
                    <a:noFill/>
                    <a:ln>
                      <a:noFill/>
                    </a:ln>
                  </pic:spPr>
                </pic:pic>
              </a:graphicData>
            </a:graphic>
          </wp:inline>
        </w:drawing>
      </w:r>
    </w:p>
    <w:p w14:paraId="6EFF684C" w14:textId="6B2553BF" w:rsidR="005E2080" w:rsidRDefault="005E2080" w:rsidP="005E2080">
      <w:pPr>
        <w:pStyle w:val="Epgrafe"/>
      </w:pPr>
      <w:bookmarkStart w:id="411" w:name="_Toc486016047"/>
      <w:r>
        <w:t xml:space="preserve">Figura </w:t>
      </w:r>
      <w:fldSimple w:instr=" STYLEREF 1 \s ">
        <w:r w:rsidR="00325219">
          <w:rPr>
            <w:noProof/>
          </w:rPr>
          <w:t>0</w:t>
        </w:r>
      </w:fldSimple>
      <w:r w:rsidR="0042492B">
        <w:noBreakHyphen/>
      </w:r>
      <w:fldSimple w:instr=" SEQ Figura \* ARABIC \s 1 ">
        <w:r w:rsidR="00325219">
          <w:rPr>
            <w:noProof/>
          </w:rPr>
          <w:t>1</w:t>
        </w:r>
      </w:fldSimple>
      <w:r>
        <w:t xml:space="preserve">: </w:t>
      </w:r>
      <w:r w:rsidRPr="00FD694A">
        <w:t>División del Conjunto de Datos</w:t>
      </w:r>
      <w:bookmarkEnd w:id="411"/>
    </w:p>
    <w:p w14:paraId="57510CB7" w14:textId="77777777" w:rsidR="005E2080" w:rsidRDefault="005E2080" w:rsidP="005E2080">
      <w:pPr>
        <w:jc w:val="left"/>
      </w:pPr>
      <w:r>
        <w:t>La estrategia consiste en usar</w:t>
      </w:r>
    </w:p>
    <w:p w14:paraId="5B61B1E7" w14:textId="77777777"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entrenamiento</w:t>
      </w:r>
      <w:r w:rsidRPr="00266096">
        <w:t xml:space="preserve"> para</w:t>
      </w:r>
      <w:r>
        <w:t xml:space="preserve"> aprender y estimar los parámetros del modelo;</w:t>
      </w:r>
    </w:p>
    <w:p w14:paraId="4DF2DA90" w14:textId="77777777"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prueba</w:t>
      </w:r>
      <w:r w:rsidRPr="005E2080">
        <w:rPr>
          <w:i/>
        </w:rPr>
        <w:t xml:space="preserve"> </w:t>
      </w:r>
      <w:r>
        <w:t>para evaluar modelos y seleccionar uno de ellos y</w:t>
      </w:r>
    </w:p>
    <w:p w14:paraId="78B79283" w14:textId="70473892" w:rsidR="005E2080" w:rsidRDefault="005E2080" w:rsidP="005E2080">
      <w:pPr>
        <w:pStyle w:val="Prrafodelista"/>
        <w:numPr>
          <w:ilvl w:val="0"/>
          <w:numId w:val="46"/>
        </w:numPr>
        <w:jc w:val="left"/>
      </w:pPr>
      <w:r>
        <w:t xml:space="preserve">un </w:t>
      </w:r>
      <w:r w:rsidRPr="005E2080">
        <w:rPr>
          <w:i/>
        </w:rPr>
        <w:t xml:space="preserve">conjunto de </w:t>
      </w:r>
      <w:r w:rsidRPr="005E2080">
        <w:rPr>
          <w:b/>
          <w:i/>
        </w:rPr>
        <w:t>validación</w:t>
      </w:r>
      <w:r w:rsidRPr="005E2080">
        <w:rPr>
          <w:i/>
        </w:rPr>
        <w:fldChar w:fldCharType="begin"/>
      </w:r>
      <w:r>
        <w:instrText xml:space="preserve"> XE "</w:instrText>
      </w:r>
      <w:r w:rsidRPr="005E2080">
        <w:rPr>
          <w:i/>
        </w:rPr>
        <w:instrText>conjunto de prueba:</w:instrText>
      </w:r>
      <w:r w:rsidRPr="007A2FE7">
        <w:instrText>Es el usa</w:instrText>
      </w:r>
      <w:r>
        <w:instrText>do</w:instrText>
      </w:r>
      <w:r w:rsidRPr="007A2FE7">
        <w:instrText xml:space="preserve"> para </w:instrText>
      </w:r>
      <w:r>
        <w:instrText>evaluar la bondad d las predicciones del modelo</w:instrText>
      </w:r>
      <w:r w:rsidR="00ED4398">
        <w:instrText>”</w:instrText>
      </w:r>
      <w:r>
        <w:instrText xml:space="preserve"> </w:instrText>
      </w:r>
      <w:r w:rsidRPr="005E2080">
        <w:rPr>
          <w:i/>
        </w:rPr>
        <w:fldChar w:fldCharType="end"/>
      </w:r>
      <w:r>
        <w:t xml:space="preserve"> para valorar la capacidad de predicción de los modelos.</w:t>
      </w:r>
    </w:p>
    <w:p w14:paraId="357CA161" w14:textId="77777777" w:rsidR="005E2080" w:rsidRDefault="005E2080" w:rsidP="005E2080">
      <w:pPr>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6CCF5F5" w14:textId="23AAE7E7" w:rsidR="005E2080" w:rsidRDefault="005E2080" w:rsidP="001B7A5F">
      <w:r>
        <w:t xml:space="preserve">En </w:t>
      </w:r>
      <w:r w:rsidRPr="0010040F">
        <w:rPr>
          <w:i/>
        </w:rPr>
        <w:t>aprendizaje estadístico</w:t>
      </w:r>
      <w:r>
        <w:rPr>
          <w:i/>
        </w:rP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ED4398">
        <w:instrText>”</w:instrText>
      </w:r>
      <w:r>
        <w:instrText xml:space="preserve"> </w:instrText>
      </w:r>
      <w:r>
        <w:rPr>
          <w:i/>
        </w:rPr>
        <w:fldChar w:fldCharType="end"/>
      </w:r>
      <w:r>
        <w:t xml:space="preserve"> se utiliza como supuesto básico que </w:t>
      </w:r>
      <w:r w:rsidRPr="0010040F">
        <w:rPr>
          <w:i/>
        </w:rPr>
        <w:t>tanto el conjunto de entrenamiento como el de prueba se extraen de una misma distribución subyacente</w:t>
      </w:r>
      <w:r w:rsidRPr="001769BD">
        <w:t xml:space="preserve"> constituida por la combinaci</w:t>
      </w:r>
      <w:r>
        <w:t>ó</w:t>
      </w:r>
      <w:r w:rsidRPr="001769BD">
        <w:t>n</w:t>
      </w:r>
      <w:r>
        <w:t xml:space="preserve"> de las distribuciones de la clase mayoritaria y minoritaria.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5365FFB9" w14:textId="0A8523EA" w:rsidR="001B7A5F" w:rsidRDefault="001B7A5F" w:rsidP="001B7A5F">
      <w:r>
        <w:t xml:space="preserve">Para la evaluación de clasificadores es preciso utilizar alguna </w:t>
      </w:r>
      <w:r w:rsidRPr="00266096">
        <w:rPr>
          <w:i/>
        </w:rPr>
        <w:t>métrica</w:t>
      </w:r>
      <w:r>
        <w:rPr>
          <w:i/>
        </w:rPr>
        <w:fldChar w:fldCharType="begin"/>
      </w:r>
      <w:r>
        <w:instrText xml:space="preserve"> XE "</w:instrText>
      </w:r>
      <w:r w:rsidRPr="008C35A9">
        <w:rPr>
          <w:i/>
        </w:rPr>
        <w:instrText>métrica:</w:instrText>
      </w:r>
      <w:r w:rsidRPr="008C35A9">
        <w:instrText>Conjunto de patrones de medida mediante los cuales se evalúa el rendimiento o la calidad de un clasificador</w:instrText>
      </w:r>
      <w:r w:rsidR="00ED4398">
        <w:instrText>”</w:instrText>
      </w:r>
      <w:r>
        <w:instrText xml:space="preserve"> </w:instrText>
      </w:r>
      <w:r>
        <w:rPr>
          <w:i/>
        </w:rPr>
        <w:fldChar w:fldCharType="end"/>
      </w:r>
      <w:r>
        <w:t xml:space="preserve"> que nos permita estimar su </w:t>
      </w:r>
      <w:r w:rsidRPr="00266096">
        <w:rPr>
          <w:i/>
        </w:rPr>
        <w:t>rendimiento</w:t>
      </w:r>
      <w:r>
        <w:t>.</w:t>
      </w:r>
    </w:p>
    <w:p w14:paraId="0B103E97" w14:textId="3F01FDEC" w:rsidR="001B7A5F" w:rsidRDefault="001B7A5F" w:rsidP="001B7A5F">
      <w:r>
        <w:t xml:space="preserve">La </w:t>
      </w:r>
      <w:r w:rsidRPr="00897CE4">
        <w:rPr>
          <w:i/>
        </w:rPr>
        <w:t>matriz de confusión</w:t>
      </w:r>
      <w:r>
        <w:rPr>
          <w:i/>
        </w:rPr>
        <w:fldChar w:fldCharType="begin"/>
      </w:r>
      <w:r>
        <w:instrText xml:space="preserve"> XE "</w:instrText>
      </w:r>
      <w:r w:rsidRPr="002F496D">
        <w:rPr>
          <w:i/>
        </w:rPr>
        <w:instrText>matriz de confusión:</w:instrText>
      </w:r>
      <w:r>
        <w:instrText>H</w:instrText>
      </w:r>
      <w:r w:rsidRPr="002F496D">
        <w:instrText xml:space="preserve">erramienta que permite la visualización del desempeño de un algoritmo que se emplea en </w:instrText>
      </w:r>
      <w:r w:rsidRPr="002C331E">
        <w:rPr>
          <w:i/>
        </w:rPr>
        <w:instrText>aprendizaje supervisado</w:instrText>
      </w:r>
      <w:r w:rsidRPr="002F496D">
        <w:instrText>. Cada columna de la matriz representa el número de predicciones de cada clase, mientras que cada fila representa las instancias en la clase real</w:instrText>
      </w:r>
      <w:r w:rsidR="00ED4398">
        <w:instrText>”</w:instrText>
      </w:r>
      <w:r>
        <w:instrText xml:space="preserve"> </w:instrText>
      </w:r>
      <w:r>
        <w:rPr>
          <w:i/>
        </w:rPr>
        <w:fldChar w:fldCharType="end"/>
      </w:r>
      <w:r>
        <w:t>, elemento básico de evaluación de clasificadores,</w:t>
      </w:r>
      <w:r w:rsidRPr="00897CE4">
        <w:t xml:space="preserve"> se expresa en el</w:t>
      </w:r>
      <w:r>
        <w:t xml:space="preserve"> caso de que solo existan dos clases como:</w:t>
      </w:r>
    </w:p>
    <w:p w14:paraId="093DED4B" w14:textId="77777777" w:rsidR="001B7A5F" w:rsidRDefault="001B7A5F" w:rsidP="001B7A5F">
      <w:pPr>
        <w:ind w:left="567"/>
        <w:jc w:val="center"/>
      </w:pPr>
      <w:r w:rsidRPr="007E7BC2">
        <w:rPr>
          <w:noProof/>
          <w:lang w:eastAsia="ja-JP"/>
        </w:rPr>
        <w:lastRenderedPageBreak/>
        <w:drawing>
          <wp:inline distT="0" distB="0" distL="0" distR="0" wp14:anchorId="25043F2A" wp14:editId="2EF7EB07">
            <wp:extent cx="3601720" cy="1916430"/>
            <wp:effectExtent l="0" t="0" r="0" b="7620"/>
            <wp:docPr id="3056"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1720" cy="1916430"/>
                    </a:xfrm>
                    <a:prstGeom prst="rect">
                      <a:avLst/>
                    </a:prstGeom>
                    <a:noFill/>
                    <a:ln>
                      <a:noFill/>
                    </a:ln>
                  </pic:spPr>
                </pic:pic>
              </a:graphicData>
            </a:graphic>
          </wp:inline>
        </w:drawing>
      </w:r>
    </w:p>
    <w:p w14:paraId="27C4FFD5" w14:textId="30E10EF4" w:rsidR="001B7A5F" w:rsidRDefault="001B7A5F" w:rsidP="001B7A5F">
      <w:pPr>
        <w:pStyle w:val="Epgrafe"/>
        <w:ind w:left="567"/>
      </w:pPr>
      <w:bookmarkStart w:id="412" w:name="_Ref482082984"/>
      <w:bookmarkStart w:id="413" w:name="_Ref482082980"/>
      <w:bookmarkStart w:id="414" w:name="_Toc486016081"/>
      <w:r>
        <w:t xml:space="preserve">Tabla </w:t>
      </w:r>
      <w:fldSimple w:instr=" STYLEREF 1 \s ">
        <w:r w:rsidR="00325219">
          <w:rPr>
            <w:noProof/>
          </w:rPr>
          <w:t>0</w:t>
        </w:r>
      </w:fldSimple>
      <w:r>
        <w:noBreakHyphen/>
      </w:r>
      <w:fldSimple w:instr=" SEQ Tabla \* ARABIC \s 1 ">
        <w:r w:rsidR="00325219">
          <w:rPr>
            <w:noProof/>
          </w:rPr>
          <w:t>1</w:t>
        </w:r>
      </w:fldSimple>
      <w:bookmarkEnd w:id="412"/>
      <w:r>
        <w:t xml:space="preserve">: </w:t>
      </w:r>
      <w:r w:rsidRPr="006D13E5">
        <w:t>Matriz de Confusión</w:t>
      </w:r>
      <w:bookmarkEnd w:id="413"/>
      <w:bookmarkEnd w:id="414"/>
    </w:p>
    <w:p w14:paraId="4B9760F3" w14:textId="77777777" w:rsidR="001B7A5F" w:rsidRDefault="001B7A5F" w:rsidP="001B7A5F">
      <w:pPr>
        <w:jc w:val="left"/>
      </w:pPr>
      <w:r>
        <w:t>Las medidas más inmediatas de evaluación del modelo que se nos ocurren son:</w:t>
      </w:r>
    </w:p>
    <w:p w14:paraId="096F2A90" w14:textId="58712A54" w:rsidR="001B7A5F" w:rsidRPr="003F30F2" w:rsidRDefault="001B7A5F" w:rsidP="001B7A5F">
      <w:pPr>
        <w:pStyle w:val="Prrafodelista"/>
        <w:numPr>
          <w:ilvl w:val="0"/>
          <w:numId w:val="37"/>
        </w:numPr>
        <w:jc w:val="left"/>
      </w:pPr>
      <w:r w:rsidRPr="003F30F2">
        <w:rPr>
          <w:i/>
        </w:rPr>
        <w:t>Exactitud</w:t>
      </w:r>
      <w:r w:rsidRPr="003F30F2">
        <w:rPr>
          <w:i/>
        </w:rPr>
        <w:fldChar w:fldCharType="begin"/>
      </w:r>
      <w:r>
        <w:instrText xml:space="preserve"> XE "</w:instrText>
      </w:r>
      <w:r w:rsidRPr="003F30F2">
        <w:rPr>
          <w:i/>
        </w:rPr>
        <w:instrText>Exactitud:</w:instrText>
      </w:r>
      <w:r w:rsidRPr="00DA697D">
        <w:instrText>Medida de desempeño de un clasificador. Es el porcentaje de instancias que se clasifican en su clase real</w:instrText>
      </w:r>
      <w:r w:rsidR="00ED4398">
        <w:instrText>”</w:instrText>
      </w:r>
      <w:r>
        <w:instrText xml:space="preserve"> </w:instrText>
      </w:r>
      <w:r w:rsidRPr="003F30F2">
        <w:rPr>
          <w:i/>
        </w:rPr>
        <w:fldChar w:fldCharType="end"/>
      </w:r>
      <w:r w:rsidRPr="003F30F2">
        <w:t xml:space="preserve">: </w:t>
      </w:r>
      <m:oMath>
        <m:r>
          <m:rPr>
            <m:sty m:val="bi"/>
          </m:rPr>
          <w:rPr>
            <w:rFonts w:ascii="Cambria Math" w:hAnsi="Cambria Math"/>
          </w:rPr>
          <m:t>Acc</m:t>
        </m:r>
        <m:r>
          <m:rPr>
            <m:sty m:val="p"/>
          </m:rPr>
          <w:rPr>
            <w:rFonts w:ascii="Cambria Math"/>
          </w:rPr>
          <m:t>=</m:t>
        </m:r>
        <m:f>
          <m:fPr>
            <m:ctrlPr>
              <w:rPr>
                <w:rFonts w:ascii="Cambria Math" w:hAnsi="Cambria Math"/>
              </w:rPr>
            </m:ctrlPr>
          </m:fPr>
          <m:num>
            <m:r>
              <w:rPr>
                <w:rFonts w:ascii="Cambria Math"/>
              </w:rPr>
              <m:t>TP+TN</m:t>
            </m:r>
          </m:num>
          <m:den>
            <m:r>
              <w:rPr>
                <w:rFonts w:ascii="Cambria Math"/>
              </w:rPr>
              <m:t>TP+TN+FP+FN</m:t>
            </m:r>
          </m:den>
        </m:f>
      </m:oMath>
    </w:p>
    <w:p w14:paraId="08C09974" w14:textId="77777777" w:rsidR="001B7A5F" w:rsidRPr="003F30F2" w:rsidRDefault="001B7A5F" w:rsidP="001B7A5F">
      <w:pPr>
        <w:pStyle w:val="Prrafodelista"/>
        <w:numPr>
          <w:ilvl w:val="0"/>
          <w:numId w:val="37"/>
        </w:numPr>
        <w:jc w:val="left"/>
      </w:pPr>
      <w:r w:rsidRPr="003F30F2">
        <w:rPr>
          <w:i/>
        </w:rPr>
        <w:t>Tasa de error</w:t>
      </w:r>
      <w:r w:rsidRPr="003F30F2">
        <w:rPr>
          <w:i/>
        </w:rPr>
        <w:fldChar w:fldCharType="begin"/>
      </w:r>
      <w:r>
        <w:instrText xml:space="preserve"> XE "</w:instrText>
      </w:r>
      <w:r w:rsidRPr="003F30F2">
        <w:rPr>
          <w:i/>
        </w:rPr>
        <w:instrText xml:space="preserve">Tasa de error: </w:instrText>
      </w:r>
      <w:r w:rsidRPr="00DA697D">
        <w:instrText xml:space="preserve">Medida de desempeño de un clasificador. Es el porcentaje de instancias que se clasifican en </w:instrText>
      </w:r>
      <w:r>
        <w:instrText>una</w:instrText>
      </w:r>
      <w:r w:rsidRPr="00DA697D">
        <w:instrText xml:space="preserve"> clase </w:instrText>
      </w:r>
      <w:r>
        <w:instrText xml:space="preserve">equivocada " </w:instrText>
      </w:r>
      <w:r w:rsidRPr="003F30F2">
        <w:rPr>
          <w:i/>
        </w:rPr>
        <w:fldChar w:fldCharType="end"/>
      </w:r>
      <w:r w:rsidRPr="003F30F2">
        <w:t>:</w:t>
      </w:r>
      <m:oMath>
        <m:r>
          <m:rPr>
            <m:sty m:val="bi"/>
          </m:rPr>
          <w:rPr>
            <w:rFonts w:ascii="Cambria Math" w:hAnsi="Cambria Math"/>
          </w:rPr>
          <m:t>Err</m:t>
        </m:r>
        <m:r>
          <m:rPr>
            <m:sty m:val="p"/>
          </m:rPr>
          <w:rPr>
            <w:rFonts w:ascii="Cambria Math"/>
          </w:rPr>
          <m:t>=</m:t>
        </m:r>
        <m:f>
          <m:fPr>
            <m:ctrlPr>
              <w:rPr>
                <w:rFonts w:ascii="Cambria Math" w:hAnsi="Cambria Math"/>
              </w:rPr>
            </m:ctrlPr>
          </m:fPr>
          <m:num>
            <m:r>
              <w:rPr>
                <w:rFonts w:ascii="Cambria Math"/>
              </w:rPr>
              <m:t>FP+FN</m:t>
            </m:r>
          </m:num>
          <m:den>
            <m:r>
              <w:rPr>
                <w:rFonts w:ascii="Cambria Math"/>
              </w:rPr>
              <m:t>TP+TN+FP+FN</m:t>
            </m:r>
          </m:den>
        </m:f>
        <m:r>
          <w:rPr>
            <w:rFonts w:ascii="Cambria Math"/>
          </w:rPr>
          <m:t>=1</m:t>
        </m:r>
        <m:r>
          <w:rPr>
            <w:rFonts w:ascii="Cambria Math"/>
          </w:rPr>
          <m:t>-</m:t>
        </m:r>
        <m:r>
          <m:rPr>
            <m:sty m:val="bi"/>
          </m:rPr>
          <w:rPr>
            <w:rFonts w:ascii="Cambria Math"/>
          </w:rPr>
          <m:t>Acc</m:t>
        </m:r>
      </m:oMath>
    </w:p>
    <w:p w14:paraId="5FCBA106" w14:textId="77777777" w:rsidR="001B7A5F" w:rsidRDefault="001B7A5F" w:rsidP="008C7A12">
      <w:r>
        <w:t xml:space="preserve">Sin embargo, cuando </w:t>
      </w:r>
      <w:r w:rsidRPr="009F5CDA">
        <w:rPr>
          <w:i/>
        </w:rPr>
        <w:t>existe un claro desequilibrio entre clases</w:t>
      </w:r>
      <w:r>
        <w:t xml:space="preserve">, como es el caso de los tuits de odio que pueden ser un 2‰ del total, es posible obtener una </w:t>
      </w:r>
      <w:r w:rsidRPr="00614D2F">
        <w:rPr>
          <w:i/>
        </w:rPr>
        <w:t>exactitud enorme</w:t>
      </w:r>
      <w:r>
        <w:t xml:space="preserve"> aun clasificando todos los tuits (erróneamente) como negativos (no de odio), y </w:t>
      </w:r>
      <w:r w:rsidRPr="00614D2F">
        <w:rPr>
          <w:i/>
        </w:rPr>
        <w:t>equivocándonos</w:t>
      </w:r>
      <w:r>
        <w:t xml:space="preserve">, por tanto, </w:t>
      </w:r>
      <w:r w:rsidRPr="00614D2F">
        <w:rPr>
          <w:i/>
        </w:rPr>
        <w:t>en todos los positivos</w:t>
      </w:r>
      <w:r>
        <w:t>:</w:t>
      </w:r>
    </w:p>
    <w:p w14:paraId="21ED51A0" w14:textId="77777777" w:rsidR="001B7A5F" w:rsidRDefault="001B7A5F" w:rsidP="001B7A5F">
      <w:pPr>
        <w:ind w:left="567"/>
        <w:jc w:val="center"/>
      </w:pPr>
      <w:r w:rsidRPr="007E7BC2">
        <w:rPr>
          <w:noProof/>
          <w:lang w:eastAsia="ja-JP"/>
        </w:rPr>
        <w:drawing>
          <wp:inline distT="0" distB="0" distL="0" distR="0" wp14:anchorId="78002AEE" wp14:editId="397BDFED">
            <wp:extent cx="2838450" cy="1478915"/>
            <wp:effectExtent l="0" t="0" r="0" b="6985"/>
            <wp:docPr id="30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8450" cy="1478915"/>
                    </a:xfrm>
                    <a:prstGeom prst="rect">
                      <a:avLst/>
                    </a:prstGeom>
                    <a:noFill/>
                    <a:ln>
                      <a:noFill/>
                    </a:ln>
                  </pic:spPr>
                </pic:pic>
              </a:graphicData>
            </a:graphic>
          </wp:inline>
        </w:drawing>
      </w:r>
    </w:p>
    <w:p w14:paraId="286136ED" w14:textId="447E5E41" w:rsidR="001B7A5F" w:rsidRDefault="001B7A5F" w:rsidP="001B7A5F">
      <w:pPr>
        <w:pStyle w:val="Epgrafe"/>
        <w:ind w:left="567"/>
      </w:pPr>
      <w:bookmarkStart w:id="415" w:name="_Toc486016082"/>
      <w:r>
        <w:t xml:space="preserve">Tabla </w:t>
      </w:r>
      <w:fldSimple w:instr=" STYLEREF 1 \s ">
        <w:r w:rsidR="00325219">
          <w:rPr>
            <w:noProof/>
          </w:rPr>
          <w:t>0</w:t>
        </w:r>
      </w:fldSimple>
      <w:r>
        <w:noBreakHyphen/>
      </w:r>
      <w:fldSimple w:instr=" SEQ Tabla \* ARABIC \s 1 ">
        <w:r w:rsidR="00325219">
          <w:rPr>
            <w:noProof/>
          </w:rPr>
          <w:t>2</w:t>
        </w:r>
      </w:fldSimple>
      <w:r>
        <w:t>: Matriz de Confusión con Desequilibrio de C</w:t>
      </w:r>
      <w:r w:rsidRPr="0055254C">
        <w:t>lases</w:t>
      </w:r>
      <w:bookmarkEnd w:id="415"/>
    </w:p>
    <w:p w14:paraId="3484E6BC" w14:textId="77777777" w:rsidR="001B7A5F" w:rsidRDefault="001B7A5F" w:rsidP="001B7A5F">
      <w:pPr>
        <w:ind w:left="567"/>
        <w:jc w:val="left"/>
      </w:pPr>
      <w:r>
        <w:t>Lo que nos daría unos valores de exactitud del 99,8%:</w:t>
      </w:r>
    </w:p>
    <w:p w14:paraId="69947C75" w14:textId="77777777" w:rsidR="001B7A5F" w:rsidRPr="00897CE4" w:rsidRDefault="001B7A5F" w:rsidP="001B7A5F">
      <w:pPr>
        <w:ind w:left="567"/>
        <w:jc w:val="center"/>
      </w:pPr>
      <w:r w:rsidRPr="007E7BC2">
        <w:rPr>
          <w:noProof/>
          <w:lang w:eastAsia="ja-JP"/>
        </w:rPr>
        <w:drawing>
          <wp:inline distT="0" distB="0" distL="0" distR="0" wp14:anchorId="604A5D7D" wp14:editId="1FF16ED0">
            <wp:extent cx="1685925" cy="381635"/>
            <wp:effectExtent l="0" t="0" r="9525" b="0"/>
            <wp:docPr id="30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85925" cy="381635"/>
                    </a:xfrm>
                    <a:prstGeom prst="rect">
                      <a:avLst/>
                    </a:prstGeom>
                    <a:noFill/>
                    <a:ln>
                      <a:noFill/>
                    </a:ln>
                  </pic:spPr>
                </pic:pic>
              </a:graphicData>
            </a:graphic>
          </wp:inline>
        </w:drawing>
      </w:r>
    </w:p>
    <w:p w14:paraId="00777D42" w14:textId="77777777" w:rsidR="001B7A5F" w:rsidRDefault="001B7A5F" w:rsidP="001B7A5F">
      <w:pPr>
        <w:ind w:left="567"/>
      </w:pPr>
      <w:r>
        <w:t>Por ello, son más útiles los indicadores:</w:t>
      </w:r>
    </w:p>
    <w:p w14:paraId="030CFDE9" w14:textId="767BD975" w:rsidR="001B7A5F" w:rsidRDefault="001B7A5F" w:rsidP="008C7A12">
      <w:pPr>
        <w:pStyle w:val="Prrafodelista"/>
        <w:numPr>
          <w:ilvl w:val="0"/>
          <w:numId w:val="38"/>
        </w:numPr>
        <w:ind w:left="1287"/>
      </w:pPr>
      <w:r w:rsidRPr="004327D8">
        <w:rPr>
          <w:b/>
          <w:i/>
        </w:rPr>
        <w:t>Precisión</w:t>
      </w:r>
      <w:r>
        <w:rPr>
          <w:b/>
          <w:i/>
        </w:rPr>
        <w:t xml:space="preserve"> </w:t>
      </w:r>
      <w:r>
        <w:t>(</w:t>
      </w:r>
      <w:r w:rsidRPr="003F30F2">
        <w:rPr>
          <w:i/>
        </w:rPr>
        <w:t>p</w:t>
      </w:r>
      <w:r>
        <w:t xml:space="preserve">recision) </w:t>
      </w:r>
      <w:r w:rsidRPr="003F30F2">
        <w:rPr>
          <w:b/>
        </w:rPr>
        <w:t>p</w:t>
      </w:r>
      <w:r>
        <w:rPr>
          <w:b/>
        </w:rPr>
        <w:t xml:space="preserve">: </w:t>
      </w:r>
      <w:r>
        <w:t>es el</w:t>
      </w:r>
      <w:r w:rsidR="00896AB8">
        <w:t xml:space="preserve"> </w:t>
      </w:r>
      <w:r w:rsidRPr="00FD1EA5">
        <w:t xml:space="preserve">porcentaje de los </w:t>
      </w:r>
      <w:r w:rsidRPr="003F30F2">
        <w:rPr>
          <w:i/>
        </w:rPr>
        <w:t>tuits</w:t>
      </w:r>
      <w:r w:rsidR="00896AB8">
        <w:rPr>
          <w:i/>
        </w:rPr>
        <w:t xml:space="preserve"> </w:t>
      </w:r>
      <w:r w:rsidRPr="0062676D">
        <w:t>r</w:t>
      </w:r>
      <w:r>
        <w:t xml:space="preserve">ealmente pertenecientes a una clase </w:t>
      </w:r>
      <w:r w:rsidRPr="00FD1EA5">
        <w:t xml:space="preserve">que </w:t>
      </w:r>
      <w:r>
        <w:t>se asignan a la misma</w:t>
      </w:r>
      <w:r w:rsidRPr="00FD1EA5">
        <w:t>(aciertos)</w:t>
      </w:r>
      <w:r>
        <w:t xml:space="preserve"> sobre el total de los asignados a dicha clase por el clasificador:</w:t>
      </w:r>
    </w:p>
    <w:p w14:paraId="24757836" w14:textId="77777777" w:rsidR="001B7A5F" w:rsidRPr="008D1426" w:rsidRDefault="001B7A5F" w:rsidP="001B7A5F">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991872B" w14:textId="77777777" w:rsidR="001B7A5F" w:rsidRPr="00D70B51" w:rsidRDefault="001B7A5F" w:rsidP="001B7A5F">
      <w:pPr>
        <w:ind w:left="1287"/>
        <w:jc w:val="left"/>
      </w:pPr>
      <w:r>
        <w:t>Es decir, el porcentaje de predicciones que se acierta.</w:t>
      </w:r>
    </w:p>
    <w:p w14:paraId="6EFB5C1D" w14:textId="51D11F94" w:rsidR="001B7A5F" w:rsidRDefault="001B7A5F" w:rsidP="008C7A12">
      <w:pPr>
        <w:pStyle w:val="Prrafodelista"/>
        <w:numPr>
          <w:ilvl w:val="0"/>
          <w:numId w:val="38"/>
        </w:numPr>
        <w:ind w:left="1287"/>
      </w:pPr>
      <w:r w:rsidRPr="004327D8">
        <w:rPr>
          <w:b/>
          <w:i/>
        </w:rPr>
        <w:t>Exhaustividad</w:t>
      </w:r>
      <w:r>
        <w:rPr>
          <w:b/>
          <w:i/>
        </w:rPr>
        <w:t xml:space="preserve"> </w:t>
      </w:r>
      <w:r>
        <w:t>(</w:t>
      </w:r>
      <w:r w:rsidRPr="00614FB9">
        <w:rPr>
          <w:i/>
        </w:rPr>
        <w:t>r</w:t>
      </w:r>
      <w:r w:rsidRPr="001B7A5F">
        <w:rPr>
          <w:i/>
        </w:rPr>
        <w:t>ecall</w:t>
      </w:r>
      <w:r>
        <w:t xml:space="preserve"> o proporción de verdaderos positivos </w:t>
      </w:r>
      <w:r w:rsidRPr="00FA18A7">
        <w:rPr>
          <w:b/>
        </w:rPr>
        <w:t>TP</w:t>
      </w:r>
      <w:r w:rsidRPr="00880491">
        <w:rPr>
          <w:b/>
        </w:rPr>
        <w:t>)</w:t>
      </w:r>
      <w:r>
        <w:t xml:space="preserve">: </w:t>
      </w:r>
      <w:r w:rsidRPr="003F30F2">
        <w:rPr>
          <w:b/>
        </w:rPr>
        <w:t>r</w:t>
      </w:r>
      <w:r>
        <w:t xml:space="preserve"> es el</w:t>
      </w:r>
      <w:r w:rsidRPr="00FD1EA5">
        <w:t xml:space="preserve"> porcentaje de los </w:t>
      </w:r>
      <w:r w:rsidRPr="003F30F2">
        <w:rPr>
          <w:i/>
        </w:rPr>
        <w:t>tuits</w:t>
      </w:r>
      <w:r>
        <w:t xml:space="preserve"> que han sido </w:t>
      </w:r>
      <w:r w:rsidRPr="00FD1EA5">
        <w:t>clasi</w:t>
      </w:r>
      <w:r>
        <w:t>ficados como pertenecientes</w:t>
      </w:r>
      <w:r w:rsidR="00BD3009">
        <w:t xml:space="preserve"> a</w:t>
      </w:r>
      <w:r>
        <w:t xml:space="preserve"> una clase sobre el total de miembros de dicha clase en el conjunto (porcentaje de instancias</w:t>
      </w:r>
      <w:r>
        <w:fldChar w:fldCharType="begin"/>
      </w:r>
      <w:r>
        <w:instrText xml:space="preserve"> XE "</w:instrText>
      </w:r>
      <w:r w:rsidRPr="00215534">
        <w:instrText>instancias:Una instancia es cada uno de los datos de los que se disponen para hacer un análisis</w:instrText>
      </w:r>
      <w:r w:rsidR="00ED4398">
        <w:instrText>”</w:instrText>
      </w:r>
      <w:r>
        <w:instrText xml:space="preserve"> </w:instrText>
      </w:r>
      <w:r>
        <w:fldChar w:fldCharType="end"/>
      </w:r>
      <w:r>
        <w:t xml:space="preserve"> de la clase bien clasificadas): </w:t>
      </w:r>
    </w:p>
    <w:p w14:paraId="3C09C4D0" w14:textId="77777777" w:rsidR="001B7A5F" w:rsidRPr="008D1426" w:rsidRDefault="001B7A5F" w:rsidP="001B7A5F">
      <w:pPr>
        <w:ind w:left="567"/>
        <w:jc w:val="left"/>
      </w:pPr>
      <m:oMathPara>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DD03834" w14:textId="77777777" w:rsidR="001B7A5F" w:rsidRDefault="001B7A5F" w:rsidP="001B7A5F">
      <w:pPr>
        <w:ind w:left="567"/>
        <w:jc w:val="left"/>
      </w:pPr>
    </w:p>
    <w:p w14:paraId="1808F829" w14:textId="77777777" w:rsidR="001B7A5F" w:rsidRDefault="001B7A5F" w:rsidP="001B7A5F">
      <w:pPr>
        <w:jc w:val="left"/>
      </w:pPr>
      <w:r>
        <w:lastRenderedPageBreak/>
        <w:t>Se utilizan también combinaciones de p y r, tales como la media geométrica:</w:t>
      </w:r>
    </w:p>
    <w:p w14:paraId="2B250B7F" w14:textId="77777777" w:rsidR="001B7A5F" w:rsidRPr="008D1426" w:rsidRDefault="001B7A5F" w:rsidP="001B7A5F">
      <w:pPr>
        <w:ind w:left="567"/>
        <w:jc w:val="left"/>
      </w:pPr>
      <m:oMathPara>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736CF5E" w14:textId="77777777" w:rsidR="001B7A5F" w:rsidRDefault="001B7A5F" w:rsidP="001B7A5F">
      <w:pPr>
        <w:jc w:val="left"/>
      </w:pPr>
      <w:r>
        <w:t>y la media armónica:</w:t>
      </w:r>
    </w:p>
    <w:tbl>
      <w:tblPr>
        <w:tblW w:w="0" w:type="auto"/>
        <w:tblInd w:w="3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1523"/>
      </w:tblGrid>
      <w:tr w:rsidR="001B7A5F" w14:paraId="4F40DD16" w14:textId="77777777" w:rsidTr="009C2FF4">
        <w:tc>
          <w:tcPr>
            <w:tcW w:w="2664" w:type="dxa"/>
            <w:tcBorders>
              <w:top w:val="nil"/>
              <w:left w:val="nil"/>
              <w:bottom w:val="nil"/>
              <w:right w:val="nil"/>
            </w:tcBorders>
          </w:tcPr>
          <w:p w14:paraId="1CBE26E3" w14:textId="77777777" w:rsidR="001B7A5F" w:rsidRPr="008D1426" w:rsidRDefault="001B7A5F" w:rsidP="009C2FF4">
            <w:pPr>
              <w:pStyle w:val="Epgrafe"/>
              <w:ind w:left="567"/>
              <w:rPr>
                <w:sz w:val="24"/>
              </w:rPr>
            </w:pPr>
            <m:oMathPara>
              <m:oMath>
                <m:r>
                  <m:rPr>
                    <m:sty m:val="bi"/>
                  </m:rPr>
                  <w:rPr>
                    <w:rFonts w:ascii="Cambria Math" w:hAnsi="Cambria Math"/>
                  </w:rPr>
                  <m:t>F=</m:t>
                </m:r>
                <m:f>
                  <m:fPr>
                    <m:ctrlPr>
                      <w:rPr>
                        <w:rFonts w:ascii="Cambria Math" w:hAnsi="Cambria Math"/>
                      </w:rPr>
                    </m:ctrlPr>
                  </m:fPr>
                  <m:num>
                    <m:r>
                      <m:rPr>
                        <m:sty m:val="bi"/>
                      </m:rPr>
                      <w:rPr>
                        <w:rFonts w:ascii="Cambria Math" w:hAnsi="Cambria Math"/>
                      </w:rPr>
                      <m:t>2</m:t>
                    </m:r>
                  </m:num>
                  <m:den>
                    <m:f>
                      <m:fPr>
                        <m:ctrlPr>
                          <w:rPr>
                            <w:rFonts w:ascii="Cambria Math" w:hAnsi="Cambria Math"/>
                          </w:rPr>
                        </m:ctrlPr>
                      </m:fPr>
                      <m:num>
                        <m:r>
                          <m:rPr>
                            <m:sty m:val="bi"/>
                          </m:rPr>
                          <w:rPr>
                            <w:rFonts w:ascii="Cambria Math" w:hAnsi="Cambria Math"/>
                          </w:rPr>
                          <m:t>1</m:t>
                        </m:r>
                      </m:num>
                      <m:den>
                        <m:r>
                          <m:rPr>
                            <m:sty m:val="bi"/>
                          </m:rPr>
                          <w:rPr>
                            <w:rFonts w:ascii="Cambria Math" w:hAnsi="Cambria Math"/>
                          </w:rPr>
                          <m:t>p</m:t>
                        </m:r>
                      </m:den>
                    </m:f>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r</m:t>
                        </m:r>
                      </m:den>
                    </m:f>
                  </m:den>
                </m:f>
                <m:r>
                  <m:rPr>
                    <m:sty m:val="bi"/>
                  </m:rPr>
                  <w:rPr>
                    <w:rFonts w:ascii="Cambria Math" w:hAnsi="Cambria Math"/>
                  </w:rPr>
                  <m:t>=</m:t>
                </m:r>
                <m:f>
                  <m:fPr>
                    <m:ctrlPr>
                      <w:rPr>
                        <w:rFonts w:ascii="Cambria Math" w:hAnsi="Cambria Math"/>
                      </w:rPr>
                    </m:ctrlPr>
                  </m:fPr>
                  <m:num>
                    <m:r>
                      <m:rPr>
                        <m:sty m:val="bi"/>
                      </m:rPr>
                      <w:rPr>
                        <w:rFonts w:ascii="Cambria Math" w:hAnsi="Cambria Math"/>
                      </w:rPr>
                      <m:t>2</m:t>
                    </m:r>
                    <m:r>
                      <m:rPr>
                        <m:sty m:val="bi"/>
                      </m:rPr>
                      <w:rPr>
                        <w:rFonts w:ascii="Cambria Math" w:hAnsi="Cambria Math"/>
                      </w:rPr>
                      <m:t>pr</m:t>
                    </m:r>
                  </m:num>
                  <m:den>
                    <m:r>
                      <m:rPr>
                        <m:sty m:val="bi"/>
                      </m:rPr>
                      <w:rPr>
                        <w:rFonts w:ascii="Cambria Math" w:hAnsi="Cambria Math"/>
                      </w:rPr>
                      <m:t>p+r</m:t>
                    </m:r>
                  </m:den>
                </m:f>
              </m:oMath>
            </m:oMathPara>
          </w:p>
        </w:tc>
        <w:tc>
          <w:tcPr>
            <w:tcW w:w="1022" w:type="dxa"/>
            <w:tcBorders>
              <w:top w:val="nil"/>
              <w:left w:val="nil"/>
              <w:bottom w:val="nil"/>
              <w:right w:val="nil"/>
            </w:tcBorders>
          </w:tcPr>
          <w:p w14:paraId="45E68EDB" w14:textId="55C028A1" w:rsidR="001B7A5F" w:rsidRDefault="001B7A5F" w:rsidP="009C2FF4">
            <w:pPr>
              <w:pStyle w:val="Epgrafe"/>
              <w:spacing w:before="240"/>
              <w:ind w:left="567"/>
            </w:pPr>
            <w:bookmarkStart w:id="416" w:name="_Ref482024918"/>
            <w:r>
              <w:t>Ec.(</w:t>
            </w:r>
            <w:fldSimple w:instr=" STYLEREF 1 \s ">
              <w:r w:rsidR="00325219">
                <w:rPr>
                  <w:noProof/>
                </w:rPr>
                <w:t>0</w:t>
              </w:r>
            </w:fldSimple>
            <w:r>
              <w:noBreakHyphen/>
            </w:r>
            <w:fldSimple w:instr=" SEQ Ec._( \* ARABIC \s 1 ">
              <w:r w:rsidR="00325219">
                <w:rPr>
                  <w:noProof/>
                </w:rPr>
                <w:t>1</w:t>
              </w:r>
            </w:fldSimple>
            <w:r>
              <w:t>)</w:t>
            </w:r>
            <w:bookmarkEnd w:id="416"/>
          </w:p>
          <w:p w14:paraId="390350D5" w14:textId="77777777" w:rsidR="001B7A5F" w:rsidRPr="007E7BC2" w:rsidRDefault="001B7A5F" w:rsidP="009C2FF4">
            <w:pPr>
              <w:keepNext/>
              <w:spacing w:before="240" w:after="240"/>
              <w:ind w:left="567"/>
              <w:jc w:val="center"/>
              <w:rPr>
                <w:sz w:val="22"/>
              </w:rPr>
            </w:pPr>
          </w:p>
        </w:tc>
      </w:tr>
    </w:tbl>
    <w:p w14:paraId="066E6971" w14:textId="77777777" w:rsidR="001B7A5F" w:rsidRDefault="001B7A5F" w:rsidP="001B7A5F">
      <w:r w:rsidRPr="00FD1EA5">
        <w:t>Un valor p=1 nos dice que todos los elementos recuperados como relevantes</w:t>
      </w:r>
      <w:del w:id="417" w:author="alvaro.ortigosa@uam.es" w:date="2017-06-23T16:28:00Z">
        <w:r w:rsidRPr="00FD1EA5" w:rsidDel="00614FB9">
          <w:delText>,</w:delText>
        </w:r>
      </w:del>
      <w:r w:rsidRPr="00FD1EA5">
        <w:t xml:space="preserve"> lo son, pero no nos dice nada acerca de si hemos recuperado todos los documentos relevantes</w:t>
      </w:r>
      <w:r>
        <w:t>.</w:t>
      </w:r>
    </w:p>
    <w:p w14:paraId="54CFBC5C" w14:textId="77777777" w:rsidR="001B7A5F" w:rsidRDefault="001B7A5F" w:rsidP="001B7A5F">
      <w:r>
        <w:t xml:space="preserve">Una cuestión importante es cómo </w:t>
      </w:r>
      <w:r w:rsidRPr="001104EB">
        <w:rPr>
          <w:i/>
        </w:rPr>
        <w:t>equilibrar los falsos positivos y los falsos negativos</w:t>
      </w:r>
      <w:ins w:id="418" w:author="alvaro.ortigosa@uam.es" w:date="2017-06-23T16:29:00Z">
        <w:r>
          <w:rPr>
            <w:i/>
          </w:rPr>
          <w:t>,</w:t>
        </w:r>
      </w:ins>
      <w:r>
        <w:t xml:space="preserve"> cuestión que, evidentemente, depende del </w:t>
      </w:r>
      <w:r w:rsidRPr="001104EB">
        <w:rPr>
          <w:i/>
        </w:rPr>
        <w:t>coste de las consecuencias de cada error</w:t>
      </w:r>
      <w:r>
        <w:t>.</w:t>
      </w:r>
    </w:p>
    <w:p w14:paraId="6154195E" w14:textId="57A75A5E" w:rsidR="001B7A5F" w:rsidRPr="001B7A5F" w:rsidRDefault="001B7A5F" w:rsidP="001B7A5F">
      <w:del w:id="419" w:author="alvaro.ortigosa@uam.es" w:date="2017-06-23T16:29:00Z">
        <w:r w:rsidDel="00614FB9">
          <w:delText>Para esto puede utilizarse una herramienta</w:delText>
        </w:r>
        <w:r w:rsidRPr="00FD1EA5" w:rsidDel="00614FB9">
          <w:delText xml:space="preserve"> que se está </w:delText>
        </w:r>
        <w:r w:rsidDel="00614FB9">
          <w:delText>usan</w:delText>
        </w:r>
        <w:r w:rsidRPr="00FD1EA5" w:rsidDel="00614FB9">
          <w:delText xml:space="preserve">do cada </w:delText>
        </w:r>
        <w:r w:rsidDel="00614FB9">
          <w:delText xml:space="preserve">vez </w:delText>
        </w:r>
        <w:r w:rsidRPr="00FD1EA5" w:rsidDel="00614FB9">
          <w:delText>más</w:delText>
        </w:r>
      </w:del>
      <w:ins w:id="420" w:author="alvaro.ortigosa@uam.es" w:date="2017-06-23T16:29:00Z">
        <w:r>
          <w:t xml:space="preserve">Una herramienta frecuentemente utilizada en este contexto es </w:t>
        </w:r>
      </w:ins>
      <w:del w:id="421" w:author="alvaro.ortigosa@uam.es" w:date="2017-06-23T16:30:00Z">
        <w:r w:rsidDel="00614FB9">
          <w:delText>:</w:delText>
        </w:r>
        <w:r w:rsidRPr="00FD1EA5" w:rsidDel="00614FB9">
          <w:delText xml:space="preserve"> </w:delText>
        </w:r>
      </w:del>
      <w:r w:rsidRPr="00FD1EA5">
        <w:t xml:space="preserve">el </w:t>
      </w:r>
      <w:r w:rsidRPr="002F53A4">
        <w:rPr>
          <w:b/>
          <w:i/>
        </w:rPr>
        <w:t>ROC</w:t>
      </w:r>
      <w:r>
        <w:rPr>
          <w:b/>
          <w:i/>
        </w:rPr>
        <w:t xml:space="preserve"> </w:t>
      </w:r>
      <w:sdt>
        <w:sdtPr>
          <w:rPr>
            <w:b/>
            <w:i/>
          </w:rPr>
          <w:id w:val="-1278858915"/>
          <w:citation/>
        </w:sdtPr>
        <w:sdtContent>
          <w:r>
            <w:rPr>
              <w:b/>
              <w:i/>
            </w:rPr>
            <w:fldChar w:fldCharType="begin"/>
          </w:r>
          <w:r>
            <w:rPr>
              <w:noProof/>
            </w:rPr>
            <w:instrText xml:space="preserve"> CITATION Tom05 \l 3082 </w:instrText>
          </w:r>
          <w:r>
            <w:rPr>
              <w:b/>
              <w:i/>
            </w:rPr>
            <w:fldChar w:fldCharType="separate"/>
          </w:r>
          <w:r>
            <w:rPr>
              <w:noProof/>
            </w:rPr>
            <w:t>(3)</w:t>
          </w:r>
          <w:r>
            <w:rPr>
              <w:b/>
              <w:i/>
            </w:rPr>
            <w:fldChar w:fldCharType="end"/>
          </w:r>
        </w:sdtContent>
      </w:sdt>
      <w:ins w:id="422" w:author="alvaro.ortigosa@uam.es" w:date="2017-06-23T16:30:00Z">
        <w:r>
          <w:rPr>
            <w:b/>
            <w:i/>
          </w:rPr>
          <w:t>,</w:t>
        </w:r>
      </w:ins>
      <w:r>
        <w:rPr>
          <w:b/>
          <w:i/>
        </w:rPr>
        <w:t xml:space="preserve"> </w:t>
      </w:r>
      <w:r w:rsidRPr="00FD1EA5">
        <w:t xml:space="preserve">habitual en Medicina y Biología </w:t>
      </w:r>
      <w:r>
        <w:t xml:space="preserve">donde las consecuencias </w:t>
      </w:r>
      <w:r w:rsidRPr="00FD1EA5">
        <w:t>de la detección de falsos positivos y negativos</w:t>
      </w:r>
      <w:r>
        <w:t xml:space="preserve"> puede tener costes muy diferentes.</w:t>
      </w:r>
    </w:p>
    <w:p w14:paraId="656B885A" w14:textId="43F416B5" w:rsidR="001B7A5F" w:rsidRPr="001B7A5F" w:rsidRDefault="001B7A5F" w:rsidP="001B7A5F"/>
    <w:p w14:paraId="0617F26D" w14:textId="77777777" w:rsidR="001B7A5F" w:rsidRPr="001B7A5F" w:rsidRDefault="001B7A5F" w:rsidP="001B7A5F"/>
    <w:p w14:paraId="6EEA83F3" w14:textId="77777777" w:rsidR="007E7BC2" w:rsidRDefault="007E7BC2" w:rsidP="001B7A5F">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35D4EDB3" w14:textId="6C4AF726" w:rsidR="007E7BC2" w:rsidRPr="00FD1EA5" w:rsidRDefault="007E7BC2" w:rsidP="001B7A5F">
      <w:r w:rsidRPr="00FD1EA5">
        <w:t xml:space="preserve">Ahora a la </w:t>
      </w:r>
      <w:r w:rsidRPr="00454485">
        <w:rPr>
          <w:i/>
        </w:rPr>
        <w:t>exhaustividad</w:t>
      </w:r>
      <w:r>
        <w:t xml:space="preserve">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Calibri" w:hAnsi="Calibri"/>
          <w:i/>
        </w:rPr>
        <w:instrText>Véase</w:instrText>
      </w:r>
      <w:r w:rsidRPr="00274554">
        <w:rPr>
          <w:rFonts w:ascii="Calibri" w:hAnsi="Calibr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44AFBF93" w14:textId="2773B703" w:rsidR="007E7BC2" w:rsidRPr="008D1426" w:rsidRDefault="008D1426" w:rsidP="001B7A5F">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5553230" w14:textId="7A3E37C5" w:rsidR="007E7BC2" w:rsidRPr="00FD1EA5" w:rsidRDefault="007E7BC2" w:rsidP="001B7A5F">
      <w:pPr>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rsidR="00ED4398">
        <w:instrText>”</w:instrText>
      </w:r>
      <w:r>
        <w:instrText xml:space="preserve"> </w:instrText>
      </w:r>
      <w:r>
        <w:rPr>
          <w:b/>
          <w:i/>
        </w:rPr>
        <w:fldChar w:fldCharType="end"/>
      </w:r>
      <w:r w:rsidRPr="00FD1EA5">
        <w:rPr>
          <w:i/>
        </w:rPr>
        <w:t>:</w:t>
      </w:r>
    </w:p>
    <w:p w14:paraId="50730F5D" w14:textId="5F86DD40" w:rsidR="007E7BC2" w:rsidRPr="008D1426" w:rsidRDefault="0040203D" w:rsidP="001B7A5F">
      <w:pPr>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692137E7" w14:textId="77777777" w:rsidR="007E7BC2" w:rsidRPr="00FD1EA5" w:rsidRDefault="007E7BC2" w:rsidP="001B7A5F">
      <w:r w:rsidRPr="00FD1EA5">
        <w:t>De manera que</w:t>
      </w:r>
    </w:p>
    <w:p w14:paraId="3A6A7FF2" w14:textId="305B569C" w:rsidR="007E7BC2" w:rsidRPr="008D1426" w:rsidRDefault="008D1426" w:rsidP="001B7A5F">
      <w:pPr>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22BB3764" w14:textId="3B58FCB1" w:rsidR="007E7BC2" w:rsidRPr="00FD1EA5" w:rsidRDefault="007E7BC2" w:rsidP="001B7A5F">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rsidR="00ED4398">
        <w:instrText>”</w:instrText>
      </w:r>
      <w:r>
        <w:instrText xml:space="preserve"> </w:instrText>
      </w:r>
      <w:r>
        <w:rPr>
          <w:i/>
        </w:rPr>
        <w:fldChar w:fldCharType="end"/>
      </w:r>
      <w:r w:rsidRPr="006707DE">
        <w:rPr>
          <w:b/>
          <w:i/>
        </w:rPr>
        <w:t xml:space="preserve"> fp</w:t>
      </w:r>
      <w:r>
        <w:rPr>
          <w:i/>
        </w:rPr>
        <w:t>:</w:t>
      </w:r>
    </w:p>
    <w:p w14:paraId="0348ADF4" w14:textId="1DB4816C" w:rsidR="007E7BC2" w:rsidRPr="008D1426" w:rsidRDefault="008D1426" w:rsidP="001B7A5F">
      <w:pPr>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16462D14" w14:textId="77777777" w:rsidR="007E7BC2" w:rsidRPr="00FD1EA5" w:rsidRDefault="007E7BC2" w:rsidP="001B7A5F">
      <w:r w:rsidRPr="00FD1EA5">
        <w:t>Por el teorema de la probabilidad total sabemos que:</w:t>
      </w:r>
    </w:p>
    <w:p w14:paraId="1D3C1E07" w14:textId="2C7F6DA7" w:rsidR="008D1426" w:rsidRPr="008D1426" w:rsidRDefault="0040203D" w:rsidP="001B7A5F">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2658C125" w14:textId="19F83E5B" w:rsidR="008D1426" w:rsidRPr="008D1426" w:rsidRDefault="008D1426" w:rsidP="001B7A5F">
      <w:pPr>
        <w:jc w:val="center"/>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1379"/>
      </w:tblGrid>
      <w:tr w:rsidR="008D1426" w14:paraId="3410675B" w14:textId="77777777" w:rsidTr="00C416AD">
        <w:trPr>
          <w:trHeight w:val="353"/>
        </w:trPr>
        <w:tc>
          <w:tcPr>
            <w:tcW w:w="3440" w:type="dxa"/>
          </w:tcPr>
          <w:p w14:paraId="35F670AC" w14:textId="11E2CF4E" w:rsidR="008D1426" w:rsidRDefault="00C416AD" w:rsidP="001B7A5F">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1379" w:type="dxa"/>
          </w:tcPr>
          <w:p w14:paraId="13A4CB1A" w14:textId="01881A9D" w:rsidR="008D1426" w:rsidRDefault="00C416AD" w:rsidP="001B7A5F">
            <w:pPr>
              <w:pStyle w:val="Epgrafe"/>
            </w:pPr>
            <w:r w:rsidRPr="00C416AD">
              <w:t>Ec. ( 0 1)</w:t>
            </w:r>
          </w:p>
        </w:tc>
      </w:tr>
    </w:tbl>
    <w:p w14:paraId="7459EFC3" w14:textId="651F7E25" w:rsidR="007E7BC2" w:rsidRDefault="00C416AD" w:rsidP="001B7A5F">
      <w:r>
        <w:t>S</w:t>
      </w:r>
      <w:r w:rsidR="007E7BC2" w:rsidRPr="00FD1EA5">
        <w:t>i dibujamos el gráfico que relaciona</w:t>
      </w:r>
      <w:r w:rsidR="007E7BC2">
        <w:t xml:space="preserve"> ambas magnitudes, obtenemos la </w:t>
      </w:r>
      <w:r w:rsidR="007E7BC2">
        <w:fldChar w:fldCharType="begin"/>
      </w:r>
      <w:r w:rsidR="007E7BC2">
        <w:instrText xml:space="preserve"> REF _Ref485634684 \h </w:instrText>
      </w:r>
      <w:r w:rsidR="007E7BC2">
        <w:fldChar w:fldCharType="separate"/>
      </w:r>
      <w:r w:rsidR="00325219">
        <w:t xml:space="preserve">Figura </w:t>
      </w:r>
      <w:r w:rsidR="00325219">
        <w:rPr>
          <w:noProof/>
        </w:rPr>
        <w:t>0</w:t>
      </w:r>
      <w:r w:rsidR="00325219">
        <w:noBreakHyphen/>
      </w:r>
      <w:r w:rsidR="00325219">
        <w:rPr>
          <w:noProof/>
        </w:rPr>
        <w:t>2</w:t>
      </w:r>
      <w:r w:rsidR="007E7BC2">
        <w:fldChar w:fldCharType="end"/>
      </w:r>
      <w:r w:rsidR="007E7BC2" w:rsidRPr="00FD1EA5">
        <w:t xml:space="preserve"> en qu</w:t>
      </w:r>
      <w:r w:rsidR="007E7BC2">
        <w:t xml:space="preserve">e </w:t>
      </w:r>
      <w:r w:rsidR="007E7BC2" w:rsidRPr="00285091">
        <w:rPr>
          <w:b/>
        </w:rPr>
        <w:t>AUC</w:t>
      </w:r>
      <w:r w:rsidR="00285091">
        <w:rPr>
          <w:b/>
          <w:i/>
        </w:rPr>
        <w:t xml:space="preserve"> </w:t>
      </w:r>
      <w:r w:rsidR="007E7BC2" w:rsidRPr="00FD1EA5">
        <w:t xml:space="preserve">es el </w:t>
      </w:r>
      <w:r w:rsidR="007E7BC2" w:rsidRPr="00FD1EA5">
        <w:rPr>
          <w:i/>
        </w:rPr>
        <w:t>área bajo la curva</w:t>
      </w:r>
      <w:r w:rsidR="007E7BC2" w:rsidRPr="00FD1EA5">
        <w:t xml:space="preserve"> que puede tomar valores entre 0 (no acierta nunca) y 1 (la predicción acierta siempre).</w:t>
      </w:r>
    </w:p>
    <w:p w14:paraId="395006A6" w14:textId="5D939C6D" w:rsidR="007E7BC2" w:rsidRDefault="008D1426" w:rsidP="007E7BC2">
      <w:pPr>
        <w:keepNext/>
        <w:ind w:left="360"/>
        <w:jc w:val="center"/>
      </w:pPr>
      <w:r w:rsidRPr="00FB2127">
        <w:rPr>
          <w:noProof/>
          <w:lang w:eastAsia="ja-JP"/>
        </w:rPr>
        <w:lastRenderedPageBreak/>
        <w:drawing>
          <wp:inline distT="0" distB="0" distL="0" distR="0" wp14:anchorId="404ADAB5" wp14:editId="3BF2682F">
            <wp:extent cx="2862580" cy="2465070"/>
            <wp:effectExtent l="0" t="0" r="0" b="0"/>
            <wp:docPr id="30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2580" cy="2465070"/>
                    </a:xfrm>
                    <a:prstGeom prst="rect">
                      <a:avLst/>
                    </a:prstGeom>
                    <a:noFill/>
                    <a:ln>
                      <a:noFill/>
                    </a:ln>
                  </pic:spPr>
                </pic:pic>
              </a:graphicData>
            </a:graphic>
          </wp:inline>
        </w:drawing>
      </w:r>
    </w:p>
    <w:p w14:paraId="4E1BDD0E" w14:textId="6C632814" w:rsidR="007E7BC2" w:rsidRDefault="007E7BC2" w:rsidP="007E7BC2">
      <w:pPr>
        <w:pStyle w:val="Epgrafe"/>
      </w:pPr>
      <w:bookmarkStart w:id="423" w:name="_Ref485634684"/>
      <w:bookmarkStart w:id="424" w:name="_Ref485634646"/>
      <w:bookmarkStart w:id="425" w:name="_Toc486016048"/>
      <w:r>
        <w:t xml:space="preserve">Figura </w:t>
      </w:r>
      <w:fldSimple w:instr=" STYLEREF 1 \s ">
        <w:r w:rsidR="00325219">
          <w:rPr>
            <w:noProof/>
          </w:rPr>
          <w:t>0</w:t>
        </w:r>
      </w:fldSimple>
      <w:r w:rsidR="0042492B">
        <w:noBreakHyphen/>
      </w:r>
      <w:fldSimple w:instr=" SEQ Figura \* ARABIC \s 1 ">
        <w:r w:rsidR="00325219">
          <w:rPr>
            <w:noProof/>
          </w:rPr>
          <w:t>2</w:t>
        </w:r>
      </w:fldSimple>
      <w:bookmarkEnd w:id="423"/>
      <w:r>
        <w:t>: ROC</w:t>
      </w:r>
      <w:bookmarkEnd w:id="424"/>
      <w:bookmarkEnd w:id="425"/>
    </w:p>
    <w:p w14:paraId="1DFC3842" w14:textId="35CEAE0C" w:rsidR="007E7BC2" w:rsidRDefault="007E7BC2" w:rsidP="001B7A5F">
      <w:r>
        <w:t xml:space="preserve">La </w:t>
      </w:r>
      <w:r>
        <w:fldChar w:fldCharType="begin"/>
      </w:r>
      <w:r>
        <w:instrText xml:space="preserve"> REF _Ref485634758 \h </w:instrText>
      </w:r>
      <w:r>
        <w:fldChar w:fldCharType="separate"/>
      </w:r>
      <w:r w:rsidR="00325219">
        <w:t xml:space="preserve">Tabla </w:t>
      </w:r>
      <w:r w:rsidR="00325219">
        <w:rPr>
          <w:noProof/>
        </w:rPr>
        <w:t>0</w:t>
      </w:r>
      <w:r w:rsidR="00325219">
        <w:noBreakHyphen/>
      </w:r>
      <w:r w:rsidR="00325219">
        <w:rPr>
          <w:noProof/>
        </w:rPr>
        <w:t>3</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7006EB1B" w14:textId="0333C4EC" w:rsidR="007E7BC2" w:rsidRDefault="007E7BC2" w:rsidP="001B7A5F">
      <w:r>
        <w:t xml:space="preserve">Por tanto, en el primer caso cuando cambian las proporciones de las clases estas medidas </w:t>
      </w:r>
      <w:r w:rsidR="009178EF">
        <w:t>cambian,</w:t>
      </w:r>
      <w:r>
        <w:t xml:space="preserve"> aunque no lo haga el rendimiento del clasificador, cosa que no sucede en ROC como se ve en la </w:t>
      </w:r>
      <w:r>
        <w:fldChar w:fldCharType="begin"/>
      </w:r>
      <w:r>
        <w:instrText xml:space="preserve"> REF _Ref485634758 \h </w:instrText>
      </w:r>
      <w:r>
        <w:fldChar w:fldCharType="separate"/>
      </w:r>
      <w:r w:rsidR="00325219">
        <w:t xml:space="preserve">Tabla </w:t>
      </w:r>
      <w:r w:rsidR="00325219">
        <w:rPr>
          <w:noProof/>
        </w:rPr>
        <w:t>0</w:t>
      </w:r>
      <w:r w:rsidR="00325219">
        <w:noBreakHyphen/>
      </w:r>
      <w:r w:rsidR="00325219">
        <w:rPr>
          <w:noProof/>
        </w:rPr>
        <w:t>3</w:t>
      </w:r>
      <w:r>
        <w:fldChar w:fldCharType="end"/>
      </w:r>
      <w:r>
        <w:t>, al cambiar la proporción de clases.</w:t>
      </w:r>
    </w:p>
    <w:p w14:paraId="54764E50" w14:textId="02D2BDE5" w:rsidR="007E7BC2" w:rsidRDefault="008D1426" w:rsidP="007E7BC2">
      <w:pPr>
        <w:ind w:left="360"/>
      </w:pPr>
      <w:r w:rsidRPr="00FB2127">
        <w:rPr>
          <w:noProof/>
          <w:lang w:eastAsia="ja-JP"/>
        </w:rPr>
        <w:drawing>
          <wp:inline distT="0" distB="0" distL="0" distR="0" wp14:anchorId="12B51F02" wp14:editId="54D17718">
            <wp:extent cx="5637530" cy="1184910"/>
            <wp:effectExtent l="0" t="0" r="1270" b="0"/>
            <wp:docPr id="304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7530" cy="1184910"/>
                    </a:xfrm>
                    <a:prstGeom prst="rect">
                      <a:avLst/>
                    </a:prstGeom>
                    <a:noFill/>
                    <a:ln>
                      <a:noFill/>
                    </a:ln>
                  </pic:spPr>
                </pic:pic>
              </a:graphicData>
            </a:graphic>
          </wp:inline>
        </w:drawing>
      </w:r>
    </w:p>
    <w:p w14:paraId="59A7354B" w14:textId="6AC19F61" w:rsidR="007E7BC2" w:rsidRDefault="007E7BC2" w:rsidP="007E7BC2">
      <w:pPr>
        <w:pStyle w:val="Epgrafe"/>
      </w:pPr>
      <w:bookmarkStart w:id="426" w:name="_Ref485634758"/>
      <w:bookmarkStart w:id="427" w:name="_Toc486016083"/>
      <w:r>
        <w:t xml:space="preserve">Tabla </w:t>
      </w:r>
      <w:fldSimple w:instr=" STYLEREF 1 \s ">
        <w:r w:rsidR="00325219">
          <w:rPr>
            <w:noProof/>
          </w:rPr>
          <w:t>0</w:t>
        </w:r>
      </w:fldSimple>
      <w:r>
        <w:noBreakHyphen/>
      </w:r>
      <w:fldSimple w:instr=" SEQ Tabla \* ARABIC \s 1 ">
        <w:r w:rsidR="00325219">
          <w:rPr>
            <w:noProof/>
          </w:rPr>
          <w:t>3</w:t>
        </w:r>
      </w:fldSimple>
      <w:bookmarkEnd w:id="426"/>
      <w:r>
        <w:t>Métrica ROC frente a Métrica Convencional</w:t>
      </w:r>
      <w:bookmarkEnd w:id="427"/>
    </w:p>
    <w:p w14:paraId="7EB45D1A" w14:textId="77777777" w:rsidR="007E7BC2" w:rsidRDefault="007E7BC2" w:rsidP="007E7BC2">
      <w:pPr>
        <w:pStyle w:val="Ttulo2"/>
        <w:numPr>
          <w:ilvl w:val="0"/>
          <w:numId w:val="0"/>
        </w:numPr>
        <w:jc w:val="center"/>
        <w:rPr>
          <w:b w:val="0"/>
        </w:rPr>
      </w:pPr>
      <w:bookmarkStart w:id="428" w:name="_Anexo_II:_Clasificación"/>
      <w:bookmarkStart w:id="429" w:name="_Anexo_B:_Clasificación"/>
      <w:bookmarkEnd w:id="428"/>
      <w:bookmarkEnd w:id="429"/>
    </w:p>
    <w:p w14:paraId="6864ACFF" w14:textId="77777777" w:rsidR="00EB5695" w:rsidRPr="00EB5695" w:rsidRDefault="00EB5695" w:rsidP="00EB5695">
      <w:pPr>
        <w:sectPr w:rsidR="00EB5695" w:rsidRPr="00EB5695" w:rsidSect="007A221B">
          <w:type w:val="oddPage"/>
          <w:pgSz w:w="11906" w:h="16838"/>
          <w:pgMar w:top="1417" w:right="1701" w:bottom="1417" w:left="1701" w:header="708" w:footer="708" w:gutter="0"/>
          <w:cols w:space="708"/>
          <w:docGrid w:linePitch="360"/>
        </w:sectPr>
      </w:pPr>
    </w:p>
    <w:p w14:paraId="794DAAE5" w14:textId="31A9F6B1" w:rsidR="007E7BC2" w:rsidRPr="002B12EE" w:rsidRDefault="007E7BC2" w:rsidP="007E7BC2">
      <w:pPr>
        <w:pStyle w:val="Ttulo2"/>
        <w:numPr>
          <w:ilvl w:val="0"/>
          <w:numId w:val="0"/>
        </w:numPr>
        <w:jc w:val="center"/>
        <w:rPr>
          <w:b w:val="0"/>
        </w:rPr>
      </w:pPr>
      <w:bookmarkStart w:id="430" w:name="_Toc485972257"/>
      <w:bookmarkStart w:id="431" w:name="_Toc486015961"/>
      <w:r w:rsidRPr="002B12EE">
        <w:lastRenderedPageBreak/>
        <w:t xml:space="preserve">Anexo </w:t>
      </w:r>
      <w:r>
        <w:t>B</w:t>
      </w:r>
      <w:r w:rsidRPr="002B12EE">
        <w:t>: Clasificación tras Filtrado y Exhaustividad</w:t>
      </w:r>
      <w:bookmarkEnd w:id="430"/>
      <w:bookmarkEnd w:id="431"/>
    </w:p>
    <w:p w14:paraId="33A2017D" w14:textId="77777777" w:rsidR="007E7BC2" w:rsidRPr="002B12EE" w:rsidRDefault="007E7BC2" w:rsidP="00D90D87">
      <w:pPr>
        <w:pStyle w:val="Ttulo3"/>
        <w:numPr>
          <w:ilvl w:val="0"/>
          <w:numId w:val="0"/>
        </w:numPr>
      </w:pPr>
    </w:p>
    <w:p w14:paraId="691FDA45" w14:textId="77777777" w:rsidR="007E7BC2" w:rsidRDefault="007E7BC2" w:rsidP="007E7BC2">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D90D87">
        <w:rPr>
          <w:i/>
        </w:rPr>
        <w:t>.</w:t>
      </w:r>
      <w:r>
        <w:t xml:space="preserve"> Seguidamente, el conjunto de entrenamiento se usa para estimar los parámetros del clasificador y, con este, se clasifican los tuits del conjunto de test.</w:t>
      </w:r>
    </w:p>
    <w:p w14:paraId="06057C4F" w14:textId="145D90EC" w:rsidR="007E7BC2" w:rsidRPr="00EA7454" w:rsidRDefault="007E7BC2" w:rsidP="00D90D87">
      <w:pPr>
        <w:pStyle w:val="Ttulo3"/>
        <w:numPr>
          <w:ilvl w:val="0"/>
          <w:numId w:val="0"/>
        </w:numPr>
      </w:pPr>
      <w:bookmarkStart w:id="432" w:name="_Toc485972258"/>
      <w:bookmarkStart w:id="433" w:name="_Toc486015962"/>
      <w:r w:rsidRPr="00EA7454">
        <w:t>Prefiltrado de tuits para clasificación.</w:t>
      </w:r>
      <w:bookmarkEnd w:id="432"/>
      <w:bookmarkEnd w:id="433"/>
    </w:p>
    <w:p w14:paraId="1B7EA41D" w14:textId="77777777" w:rsidR="007E7BC2" w:rsidRDefault="007E7BC2" w:rsidP="007E7BC2">
      <w:pPr>
        <w:spacing w:after="60"/>
      </w:pPr>
      <w:r>
        <w:t>Para la utilización del clasificador en otros conjuntos de tuits, caben dos opciones:</w:t>
      </w:r>
    </w:p>
    <w:p w14:paraId="646AB5F7" w14:textId="77777777" w:rsidR="007E7BC2" w:rsidRPr="00866A7B" w:rsidRDefault="007E7BC2" w:rsidP="00D82363">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CD39EDE" w14:textId="77777777" w:rsidR="007E7BC2" w:rsidRDefault="007E7BC2" w:rsidP="00D82363">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0D829832" w14:textId="3EDBFAFC" w:rsidR="007E7BC2" w:rsidRDefault="007E7BC2" w:rsidP="007E7BC2">
      <w:pPr>
        <w:spacing w:after="60"/>
      </w:pPr>
      <w:r>
        <w:t>En el primer caso – el seguido por nosotros- (</w:t>
      </w:r>
      <w:r>
        <w:fldChar w:fldCharType="begin"/>
      </w:r>
      <w:r>
        <w:instrText xml:space="preserve"> REF _Ref485718119 \h </w:instrText>
      </w:r>
      <w:r>
        <w:fldChar w:fldCharType="separate"/>
      </w:r>
      <w:r w:rsidR="00325219">
        <w:t xml:space="preserve">Tabla </w:t>
      </w:r>
      <w:r w:rsidR="00325219">
        <w:rPr>
          <w:noProof/>
        </w:rPr>
        <w:t>0</w:t>
      </w:r>
      <w:r w:rsidR="00325219">
        <w:noBreakHyphen/>
      </w:r>
      <w:r w:rsidR="00325219">
        <w:rPr>
          <w:noProof/>
        </w:rPr>
        <w:t>4</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66157F38" w14:textId="5237CCBD" w:rsidR="007E7BC2" w:rsidRDefault="008D1426" w:rsidP="007E7BC2">
      <w:pPr>
        <w:spacing w:after="60"/>
        <w:jc w:val="center"/>
      </w:pPr>
      <w:r w:rsidRPr="00FB2127">
        <w:rPr>
          <w:noProof/>
          <w:lang w:eastAsia="ja-JP"/>
        </w:rPr>
        <w:drawing>
          <wp:inline distT="0" distB="0" distL="0" distR="0" wp14:anchorId="49734D9E" wp14:editId="3CACF4CA">
            <wp:extent cx="2751455" cy="1129030"/>
            <wp:effectExtent l="0" t="0" r="0" b="0"/>
            <wp:docPr id="30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455" cy="1129030"/>
                    </a:xfrm>
                    <a:prstGeom prst="rect">
                      <a:avLst/>
                    </a:prstGeom>
                    <a:noFill/>
                    <a:ln>
                      <a:noFill/>
                    </a:ln>
                  </pic:spPr>
                </pic:pic>
              </a:graphicData>
            </a:graphic>
          </wp:inline>
        </w:drawing>
      </w:r>
      <w:r w:rsidRPr="00FB2127">
        <w:rPr>
          <w:noProof/>
          <w:lang w:eastAsia="ja-JP"/>
        </w:rPr>
        <w:drawing>
          <wp:inline distT="0" distB="0" distL="0" distR="0" wp14:anchorId="67758196" wp14:editId="0F01495C">
            <wp:extent cx="1971675" cy="628015"/>
            <wp:effectExtent l="0" t="0" r="9525" b="635"/>
            <wp:docPr id="30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1675" cy="628015"/>
                    </a:xfrm>
                    <a:prstGeom prst="rect">
                      <a:avLst/>
                    </a:prstGeom>
                    <a:noFill/>
                    <a:ln>
                      <a:noFill/>
                    </a:ln>
                  </pic:spPr>
                </pic:pic>
              </a:graphicData>
            </a:graphic>
          </wp:inline>
        </w:drawing>
      </w:r>
    </w:p>
    <w:p w14:paraId="61BE6501" w14:textId="2D78CF2F" w:rsidR="007E7BC2" w:rsidRDefault="007E7BC2" w:rsidP="007E7BC2">
      <w:pPr>
        <w:pStyle w:val="Epgrafe"/>
      </w:pPr>
      <w:bookmarkStart w:id="434" w:name="_Ref485718119"/>
      <w:bookmarkStart w:id="435" w:name="_Ref485718113"/>
      <w:bookmarkStart w:id="436" w:name="_Toc486016084"/>
      <w:r>
        <w:t xml:space="preserve">Tabla </w:t>
      </w:r>
      <w:fldSimple w:instr=" STYLEREF 1 \s ">
        <w:r w:rsidR="00325219">
          <w:rPr>
            <w:noProof/>
          </w:rPr>
          <w:t>0</w:t>
        </w:r>
      </w:fldSimple>
      <w:r>
        <w:noBreakHyphen/>
      </w:r>
      <w:fldSimple w:instr=" SEQ Tabla \* ARABIC \s 1 ">
        <w:r w:rsidR="00325219">
          <w:rPr>
            <w:noProof/>
          </w:rPr>
          <w:t>4</w:t>
        </w:r>
      </w:fldSimple>
      <w:bookmarkEnd w:id="434"/>
      <w:r>
        <w:t xml:space="preserve">: </w:t>
      </w:r>
      <w:r w:rsidRPr="006C7D5C">
        <w:t>Matriz de Confusión del Conjunto Inicial</w:t>
      </w:r>
      <w:bookmarkEnd w:id="435"/>
      <w:bookmarkEnd w:id="436"/>
    </w:p>
    <w:p w14:paraId="6035B326" w14:textId="3ECDA214" w:rsidR="007E7BC2" w:rsidRPr="00866A7B" w:rsidRDefault="008D1426" w:rsidP="007E7BC2">
      <w:pPr>
        <w:spacing w:after="60"/>
      </w:pPr>
      <w:r w:rsidRPr="00FB2127">
        <w:rPr>
          <w:noProof/>
          <w:lang w:eastAsia="ja-JP"/>
        </w:rPr>
        <w:drawing>
          <wp:inline distT="0" distB="0" distL="0" distR="0" wp14:anchorId="21F93382" wp14:editId="72EB0FE4">
            <wp:extent cx="5407025" cy="1828800"/>
            <wp:effectExtent l="0" t="0" r="3175" b="0"/>
            <wp:docPr id="3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025" cy="1828800"/>
                    </a:xfrm>
                    <a:prstGeom prst="rect">
                      <a:avLst/>
                    </a:prstGeom>
                    <a:noFill/>
                    <a:ln>
                      <a:noFill/>
                    </a:ln>
                  </pic:spPr>
                </pic:pic>
              </a:graphicData>
            </a:graphic>
          </wp:inline>
        </w:drawing>
      </w:r>
    </w:p>
    <w:p w14:paraId="0726A634" w14:textId="113F0E20" w:rsidR="007E7BC2" w:rsidRDefault="007E7BC2" w:rsidP="007E7BC2">
      <w:pPr>
        <w:pStyle w:val="Epgrafe"/>
      </w:pPr>
      <w:bookmarkStart w:id="437" w:name="_Ref485636832"/>
      <w:bookmarkStart w:id="438" w:name="_Toc486016049"/>
      <w:r>
        <w:t xml:space="preserve">Figura </w:t>
      </w:r>
      <w:fldSimple w:instr=" STYLEREF 1 \s ">
        <w:r w:rsidR="00325219">
          <w:rPr>
            <w:noProof/>
          </w:rPr>
          <w:t>0</w:t>
        </w:r>
      </w:fldSimple>
      <w:r w:rsidR="0042492B">
        <w:noBreakHyphen/>
      </w:r>
      <w:fldSimple w:instr=" SEQ Figura \* ARABIC \s 1 ">
        <w:r w:rsidR="00325219">
          <w:rPr>
            <w:noProof/>
          </w:rPr>
          <w:t>3</w:t>
        </w:r>
      </w:fldSimple>
      <w:bookmarkEnd w:id="437"/>
      <w:r>
        <w:t xml:space="preserve">: </w:t>
      </w:r>
      <w:r w:rsidRPr="009044D0">
        <w:t>Clasificación tras Filtrado</w:t>
      </w:r>
      <w:bookmarkEnd w:id="438"/>
    </w:p>
    <w:p w14:paraId="70C2D3DB" w14:textId="67842303" w:rsidR="007E7BC2" w:rsidRPr="00EA7454" w:rsidRDefault="007E7BC2" w:rsidP="00D90D87">
      <w:pPr>
        <w:pStyle w:val="Ttulo3"/>
        <w:numPr>
          <w:ilvl w:val="0"/>
          <w:numId w:val="0"/>
        </w:numPr>
      </w:pPr>
      <w:bookmarkStart w:id="439" w:name="_Toc485972259"/>
      <w:bookmarkStart w:id="440" w:name="_Toc486015963"/>
      <w:r w:rsidRPr="00EA7454">
        <w:t>Medidas de desempeño de clasificadores.</w:t>
      </w:r>
      <w:bookmarkEnd w:id="439"/>
      <w:bookmarkEnd w:id="440"/>
    </w:p>
    <w:p w14:paraId="7D4676E2" w14:textId="51F7EB9E" w:rsidR="007E7BC2" w:rsidRDefault="00642FB3" w:rsidP="007E7BC2">
      <w:pPr>
        <w:spacing w:after="60"/>
      </w:pPr>
      <w:r>
        <w:t xml:space="preserve">Ya se ha mencionado </w:t>
      </w:r>
      <w:hyperlink w:anchor="_Anexo_I:_Receiver" w:history="1">
        <w:r w:rsidRPr="00642FB3">
          <w:rPr>
            <w:rStyle w:val="Hipervnculo"/>
          </w:rPr>
          <w:t>Anexo A</w:t>
        </w:r>
      </w:hyperlink>
      <w:r w:rsidR="007E7BC2">
        <w:t xml:space="preserve"> que la </w:t>
      </w:r>
      <w:r w:rsidR="007E7BC2" w:rsidRPr="00897CE4">
        <w:rPr>
          <w:i/>
        </w:rPr>
        <w:t>matriz de confusión</w:t>
      </w:r>
      <w:r w:rsidR="007E7BC2">
        <w:t xml:space="preserve"> permite medir el rendimiento de un clasificador y</w:t>
      </w:r>
      <w:r w:rsidR="00285091">
        <w:t xml:space="preserve"> </w:t>
      </w:r>
      <w:r w:rsidR="007E7BC2" w:rsidRPr="00897CE4">
        <w:t>se</w:t>
      </w:r>
      <w:r w:rsidR="00285091">
        <w:t xml:space="preserve"> </w:t>
      </w:r>
      <w:r w:rsidR="007E7BC2" w:rsidRPr="00897CE4">
        <w:t>expresa en el</w:t>
      </w:r>
      <w:r w:rsidR="007E7BC2">
        <w:t xml:space="preserve"> caso de que solo existan dos clases como:</w:t>
      </w:r>
    </w:p>
    <w:p w14:paraId="134BC5E6" w14:textId="12C3BE0C" w:rsidR="007E7BC2" w:rsidRDefault="007E7BC2" w:rsidP="007E7BC2">
      <w:pPr>
        <w:spacing w:after="60"/>
        <w:jc w:val="center"/>
      </w:pPr>
      <w:r>
        <w:lastRenderedPageBreak/>
        <w:fldChar w:fldCharType="begin"/>
      </w:r>
      <w:r>
        <w:instrText xml:space="preserve"> LINK Excel.Sheet.12 "M:\\TFG\\confusion.xlsx!Hoja1!F1C2:F5C5" "" \a \p </w:instrText>
      </w:r>
      <w:r>
        <w:fldChar w:fldCharType="separate"/>
      </w:r>
      <w:r w:rsidR="008D1426" w:rsidRPr="007E7BC2">
        <w:rPr>
          <w:noProof/>
          <w:lang w:eastAsia="ja-JP"/>
        </w:rPr>
        <w:drawing>
          <wp:inline distT="0" distB="0" distL="0" distR="0" wp14:anchorId="7039B7CC" wp14:editId="6EF0463E">
            <wp:extent cx="2178685" cy="1876425"/>
            <wp:effectExtent l="0" t="0" r="0" b="9525"/>
            <wp:docPr id="304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8685" cy="1876425"/>
                    </a:xfrm>
                    <a:prstGeom prst="rect">
                      <a:avLst/>
                    </a:prstGeom>
                    <a:noFill/>
                    <a:ln>
                      <a:noFill/>
                    </a:ln>
                  </pic:spPr>
                </pic:pic>
              </a:graphicData>
            </a:graphic>
          </wp:inline>
        </w:drawing>
      </w:r>
      <w:r>
        <w:fldChar w:fldCharType="end"/>
      </w:r>
    </w:p>
    <w:p w14:paraId="5CF3BD87" w14:textId="5A703C71" w:rsidR="007E7BC2" w:rsidRDefault="007E7BC2" w:rsidP="007E7BC2">
      <w:pPr>
        <w:pStyle w:val="Epgrafe"/>
      </w:pPr>
      <w:bookmarkStart w:id="441" w:name="_Toc486016085"/>
      <w:r>
        <w:t xml:space="preserve">Tabla </w:t>
      </w:r>
      <w:fldSimple w:instr=" STYLEREF 1 \s ">
        <w:r w:rsidR="00325219">
          <w:rPr>
            <w:noProof/>
          </w:rPr>
          <w:t>0</w:t>
        </w:r>
      </w:fldSimple>
      <w:r>
        <w:noBreakHyphen/>
      </w:r>
      <w:fldSimple w:instr=" SEQ Tabla \* ARABIC \s 1 ">
        <w:r w:rsidR="00325219">
          <w:rPr>
            <w:noProof/>
          </w:rPr>
          <w:t>5</w:t>
        </w:r>
      </w:fldSimple>
      <w:r>
        <w:t>: matriz de confusión.</w:t>
      </w:r>
      <w:bookmarkEnd w:id="441"/>
    </w:p>
    <w:p w14:paraId="0DBACDFF" w14:textId="34AC6688" w:rsidR="007E7BC2" w:rsidRPr="00E607BC" w:rsidRDefault="007E7BC2" w:rsidP="00D90D87">
      <w:pPr>
        <w:pStyle w:val="Ttulo3"/>
        <w:numPr>
          <w:ilvl w:val="0"/>
          <w:numId w:val="0"/>
        </w:numPr>
      </w:pPr>
      <w:bookmarkStart w:id="442" w:name="_Toc485972260"/>
      <w:bookmarkStart w:id="443" w:name="_Toc486015964"/>
      <w:r>
        <w:t xml:space="preserve">Exhaustividad </w:t>
      </w:r>
      <w:r w:rsidRPr="00E607BC">
        <w:t xml:space="preserve">del </w:t>
      </w:r>
      <w:r>
        <w:t>método</w:t>
      </w:r>
      <w:r w:rsidRPr="00E607BC">
        <w:t>.</w:t>
      </w:r>
      <w:bookmarkEnd w:id="442"/>
      <w:bookmarkEnd w:id="443"/>
    </w:p>
    <w:p w14:paraId="527D5CF8" w14:textId="77777777" w:rsidR="007E7BC2" w:rsidRDefault="007E7BC2" w:rsidP="008C7A12">
      <w:pPr>
        <w:spacing w:after="60"/>
      </w:pPr>
      <w:r>
        <w:t xml:space="preserve">Al proceder a la clasificación de tuits tras su filtrado, </w:t>
      </w:r>
      <w:r w:rsidRPr="008C22D3">
        <w:rPr>
          <w:i/>
        </w:rPr>
        <w:t>inevitablemente, se produce una exhaustividad muy baja</w:t>
      </w:r>
      <w:r>
        <w:t xml:space="preserve"> como veremos a continuación.</w:t>
      </w:r>
    </w:p>
    <w:p w14:paraId="2E646BD0" w14:textId="77777777" w:rsidR="007E7BC2" w:rsidRDefault="007E7BC2" w:rsidP="008C7A12">
      <w:pPr>
        <w:spacing w:after="60"/>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 frente a 98,8 %).</w:t>
      </w:r>
    </w:p>
    <w:p w14:paraId="5D88DC9C" w14:textId="77777777" w:rsidR="007E7BC2" w:rsidRDefault="007E7BC2" w:rsidP="008C7A12">
      <w:pPr>
        <w:spacing w:after="60"/>
      </w:pPr>
      <w:r>
        <w:t>Sea que hemos seguido el proceso de filtrado para la obtención del conjunto de entrenamiento:</w:t>
      </w:r>
    </w:p>
    <w:p w14:paraId="6684228A" w14:textId="3DD4D90D" w:rsidR="007E7BC2" w:rsidRDefault="007E7BC2" w:rsidP="008C7A12">
      <w:pPr>
        <w:pStyle w:val="Prrafodelista"/>
        <w:numPr>
          <w:ilvl w:val="0"/>
          <w:numId w:val="11"/>
        </w:numPr>
        <w:spacing w:after="60"/>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285091">
        <w:rPr>
          <w:rFonts w:ascii="Informal Roman" w:hAnsi="Informal Roman"/>
        </w:rPr>
        <w:t xml:space="preserve"> </w:t>
      </w:r>
      <w:r w:rsidRPr="00306EF9">
        <w:rPr>
          <w:rFonts w:ascii="Calibri" w:hAnsi="Calibri"/>
        </w:rPr>
        <w:t>de tamaño 1.000</w:t>
      </w:r>
      <w:r>
        <w:t xml:space="preserve">, a partir del cual se procederá a la estimación de los modelos de clasificación como muestra la </w:t>
      </w:r>
      <w:r>
        <w:fldChar w:fldCharType="begin"/>
      </w:r>
      <w:r>
        <w:instrText xml:space="preserve"> REF _Ref480963732 \h </w:instrText>
      </w:r>
      <w:r w:rsidR="008C7A12">
        <w:instrText xml:space="preserve"> \* MERGEFORMAT </w:instrText>
      </w:r>
      <w:r>
        <w:fldChar w:fldCharType="separate"/>
      </w:r>
      <w:r w:rsidR="00325219">
        <w:t xml:space="preserve">Figura </w:t>
      </w:r>
      <w:r w:rsidR="00325219">
        <w:rPr>
          <w:noProof/>
        </w:rPr>
        <w:t>0</w:t>
      </w:r>
      <w:r w:rsidR="00325219">
        <w:rPr>
          <w:noProof/>
        </w:rPr>
        <w:noBreakHyphen/>
        <w:t>4</w:t>
      </w:r>
      <w:r>
        <w:fldChar w:fldCharType="end"/>
      </w:r>
      <w:r>
        <w:t>.</w:t>
      </w:r>
    </w:p>
    <w:p w14:paraId="762DE81D" w14:textId="58535664" w:rsidR="007E7BC2" w:rsidRPr="00123FE5" w:rsidRDefault="008D1426" w:rsidP="007E7BC2">
      <w:pPr>
        <w:spacing w:after="60"/>
        <w:ind w:left="360"/>
        <w:jc w:val="center"/>
      </w:pPr>
      <w:r w:rsidRPr="00FB2127">
        <w:rPr>
          <w:noProof/>
          <w:lang w:eastAsia="ja-JP"/>
        </w:rPr>
        <w:drawing>
          <wp:inline distT="0" distB="0" distL="0" distR="0" wp14:anchorId="714D0870" wp14:editId="56D8DAEB">
            <wp:extent cx="4659630" cy="1081405"/>
            <wp:effectExtent l="0" t="0" r="7620" b="4445"/>
            <wp:docPr id="304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630" cy="1081405"/>
                    </a:xfrm>
                    <a:prstGeom prst="rect">
                      <a:avLst/>
                    </a:prstGeom>
                    <a:noFill/>
                    <a:ln>
                      <a:noFill/>
                    </a:ln>
                  </pic:spPr>
                </pic:pic>
              </a:graphicData>
            </a:graphic>
          </wp:inline>
        </w:drawing>
      </w:r>
    </w:p>
    <w:p w14:paraId="5A2E9486" w14:textId="35C87F39" w:rsidR="007E7BC2" w:rsidRDefault="007E7BC2" w:rsidP="007E7BC2">
      <w:pPr>
        <w:pStyle w:val="Epgrafe"/>
        <w:spacing w:after="60"/>
      </w:pPr>
      <w:bookmarkStart w:id="444" w:name="_Ref480963732"/>
      <w:bookmarkStart w:id="445" w:name="_Toc486016050"/>
      <w:r>
        <w:t xml:space="preserve">Figura </w:t>
      </w:r>
      <w:fldSimple w:instr=" STYLEREF 1 \s ">
        <w:r w:rsidR="00325219">
          <w:rPr>
            <w:noProof/>
          </w:rPr>
          <w:t>0</w:t>
        </w:r>
      </w:fldSimple>
      <w:r w:rsidR="0042492B">
        <w:noBreakHyphen/>
      </w:r>
      <w:fldSimple w:instr=" SEQ Figura \* ARABIC \s 1 ">
        <w:r w:rsidR="00325219">
          <w:rPr>
            <w:noProof/>
          </w:rPr>
          <w:t>4</w:t>
        </w:r>
      </w:fldSimple>
      <w:bookmarkEnd w:id="444"/>
      <w:r>
        <w:rPr>
          <w:noProof/>
        </w:rPr>
        <w:t>: Prefiltrado de Tuits</w:t>
      </w:r>
      <w:bookmarkEnd w:id="445"/>
    </w:p>
    <w:p w14:paraId="4804B969" w14:textId="60826238" w:rsidR="007E7BC2" w:rsidRDefault="007E7BC2" w:rsidP="007E7BC2">
      <w:pPr>
        <w:spacing w:after="60"/>
        <w:ind w:left="708"/>
        <w:jc w:val="left"/>
      </w:pPr>
      <w:r>
        <w:t xml:space="preserve">Seguidamente se procede a la prueba de los modelos (Bayes, K-NN, Redes </w:t>
      </w:r>
      <w:r w:rsidR="009178EF">
        <w:t>Neuronales, …</w:t>
      </w:r>
      <w:r>
        <w:t>) a fin de seleccionar el más adecuado.</w:t>
      </w:r>
    </w:p>
    <w:p w14:paraId="7849DE16" w14:textId="77777777" w:rsidR="007E7BC2" w:rsidRDefault="007E7BC2" w:rsidP="00D82363">
      <w:pPr>
        <w:pStyle w:val="Prrafodelista"/>
        <w:numPr>
          <w:ilvl w:val="0"/>
          <w:numId w:val="11"/>
        </w:numPr>
        <w:spacing w:after="60"/>
        <w:jc w:val="left"/>
      </w:pPr>
      <w:r>
        <w:t xml:space="preserve">Para la </w:t>
      </w:r>
      <w:r w:rsidRPr="00C72DEC">
        <w:rPr>
          <w:b/>
          <w:i/>
        </w:rPr>
        <w:t>clasificación</w:t>
      </w:r>
      <w:r>
        <w:t>, se opera también en dos fases:</w:t>
      </w:r>
    </w:p>
    <w:p w14:paraId="44D9F63E" w14:textId="77777777" w:rsidR="007E7BC2" w:rsidRDefault="007E7BC2" w:rsidP="00D82363">
      <w:pPr>
        <w:pStyle w:val="Prrafodelista"/>
        <w:numPr>
          <w:ilvl w:val="1"/>
          <w:numId w:val="11"/>
        </w:numPr>
        <w:spacing w:after="60"/>
        <w:jc w:val="left"/>
      </w:pPr>
      <w:r w:rsidRPr="00C72DEC">
        <w:rPr>
          <w:i/>
        </w:rPr>
        <w:t>Filtrado</w:t>
      </w:r>
      <w:r>
        <w:t xml:space="preserve"> del conjunto inicial;</w:t>
      </w:r>
    </w:p>
    <w:p w14:paraId="78C872ED" w14:textId="77777777" w:rsidR="007E7BC2" w:rsidRDefault="007E7BC2" w:rsidP="00D82363">
      <w:pPr>
        <w:pStyle w:val="Prrafodelista"/>
        <w:numPr>
          <w:ilvl w:val="1"/>
          <w:numId w:val="11"/>
        </w:numPr>
        <w:spacing w:after="60"/>
        <w:jc w:val="left"/>
      </w:pPr>
      <w:r w:rsidRPr="00C72DEC">
        <w:rPr>
          <w:i/>
        </w:rPr>
        <w:t>Clasificación</w:t>
      </w:r>
      <w:r>
        <w:t xml:space="preserve"> del conjunto filtrado.</w:t>
      </w:r>
    </w:p>
    <w:p w14:paraId="3CEDD619" w14:textId="25C3EA27" w:rsidR="007E7BC2" w:rsidRDefault="008D1426" w:rsidP="007E7BC2">
      <w:pPr>
        <w:spacing w:after="60"/>
        <w:ind w:left="720"/>
        <w:jc w:val="center"/>
      </w:pPr>
      <w:r w:rsidRPr="00FB2127">
        <w:rPr>
          <w:noProof/>
          <w:lang w:eastAsia="ja-JP"/>
        </w:rPr>
        <w:drawing>
          <wp:inline distT="0" distB="0" distL="0" distR="0" wp14:anchorId="3349B04B" wp14:editId="52DA8F9A">
            <wp:extent cx="4612005" cy="1033780"/>
            <wp:effectExtent l="0" t="0" r="0" b="0"/>
            <wp:docPr id="304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2005" cy="1033780"/>
                    </a:xfrm>
                    <a:prstGeom prst="rect">
                      <a:avLst/>
                    </a:prstGeom>
                    <a:noFill/>
                    <a:ln>
                      <a:noFill/>
                    </a:ln>
                  </pic:spPr>
                </pic:pic>
              </a:graphicData>
            </a:graphic>
          </wp:inline>
        </w:drawing>
      </w:r>
    </w:p>
    <w:p w14:paraId="0B3B5B6C" w14:textId="0D097291" w:rsidR="007E7BC2" w:rsidRDefault="007E7BC2" w:rsidP="007E7BC2">
      <w:pPr>
        <w:pStyle w:val="Epgrafe"/>
      </w:pPr>
      <w:bookmarkStart w:id="446" w:name="_Toc486016051"/>
      <w:r>
        <w:t xml:space="preserve">Figura </w:t>
      </w:r>
      <w:fldSimple w:instr=" STYLEREF 1 \s ">
        <w:r w:rsidR="00325219">
          <w:rPr>
            <w:noProof/>
          </w:rPr>
          <w:t>0</w:t>
        </w:r>
      </w:fldSimple>
      <w:r w:rsidR="0042492B">
        <w:noBreakHyphen/>
      </w:r>
      <w:fldSimple w:instr=" SEQ Figura \* ARABIC \s 1 ">
        <w:r w:rsidR="00325219">
          <w:rPr>
            <w:noProof/>
          </w:rPr>
          <w:t>5</w:t>
        </w:r>
      </w:fldSimple>
      <w:r>
        <w:t>: Clasificación tras Filtrado</w:t>
      </w:r>
      <w:bookmarkEnd w:id="446"/>
    </w:p>
    <w:p w14:paraId="7F2EE5A5" w14:textId="77777777" w:rsidR="007E7BC2" w:rsidRDefault="007E7BC2" w:rsidP="007E7BC2">
      <w:pPr>
        <w:spacing w:after="60"/>
        <w:jc w:val="left"/>
      </w:pPr>
      <w:r>
        <w:lastRenderedPageBreak/>
        <w:t xml:space="preserve">Este procedimiento presenta un serio e inevitable problema: su </w:t>
      </w:r>
      <w:r w:rsidRPr="00BB117D">
        <w:rPr>
          <w:i/>
        </w:rPr>
        <w:t xml:space="preserve">exhaustividad </w:t>
      </w:r>
      <w:r>
        <w:t>es siempre muy pequeña, como se ve en el siguiente ejemplo:</w:t>
      </w:r>
    </w:p>
    <w:p w14:paraId="452CD99C" w14:textId="77777777" w:rsidR="007E7BC2" w:rsidRDefault="007E7BC2" w:rsidP="00D82363">
      <w:pPr>
        <w:pStyle w:val="Prrafodelista"/>
        <w:numPr>
          <w:ilvl w:val="0"/>
          <w:numId w:val="12"/>
        </w:numPr>
        <w:spacing w:after="60"/>
        <w:jc w:val="left"/>
      </w:pPr>
      <w:r w:rsidRPr="00C72DEC">
        <w:rPr>
          <w:b/>
          <w:i/>
        </w:rPr>
        <w:t>Matriz de confusión del conjunto F</w:t>
      </w:r>
      <w:r>
        <w:t>:</w:t>
      </w:r>
    </w:p>
    <w:p w14:paraId="64A51A73" w14:textId="77777777" w:rsidR="007E7BC2" w:rsidRDefault="007E7BC2" w:rsidP="007E7BC2">
      <w:pPr>
        <w:spacing w:after="60"/>
        <w:ind w:left="708"/>
        <w:jc w:val="center"/>
      </w:pPr>
      <w:r>
        <w:object w:dxaOrig="4519" w:dyaOrig="2792" w14:anchorId="2CFCE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86" type="#_x0000_t75" style="width:180.6pt;height:115.3pt" o:ole="">
            <v:imagedata r:id="rId62" o:title=""/>
          </v:shape>
          <o:OLEObject Type="Embed" ProgID="Excel.Sheet.12" ShapeID="_x0000_i2186" DrawAspect="Content" ObjectID="_1559839372" r:id="rId63"/>
        </w:object>
      </w:r>
    </w:p>
    <w:p w14:paraId="2CF49362" w14:textId="014B382C" w:rsidR="007E7BC2" w:rsidRDefault="007E7BC2" w:rsidP="007E7BC2">
      <w:pPr>
        <w:pStyle w:val="Epgrafe"/>
      </w:pPr>
      <w:bookmarkStart w:id="447" w:name="_Toc486016052"/>
      <w:r>
        <w:t xml:space="preserve">Figura </w:t>
      </w:r>
      <w:fldSimple w:instr=" STYLEREF 1 \s ">
        <w:r w:rsidR="00325219">
          <w:rPr>
            <w:noProof/>
          </w:rPr>
          <w:t>0</w:t>
        </w:r>
      </w:fldSimple>
      <w:r w:rsidR="0042492B">
        <w:noBreakHyphen/>
      </w:r>
      <w:fldSimple w:instr=" SEQ Figura \* ARABIC \s 1 ">
        <w:r w:rsidR="00325219">
          <w:rPr>
            <w:noProof/>
          </w:rPr>
          <w:t>6</w:t>
        </w:r>
      </w:fldSimple>
      <w:r>
        <w:t>: Matriz de Confusión de Conjunto Prefiltrado</w:t>
      </w:r>
      <w:bookmarkEnd w:id="447"/>
    </w:p>
    <w:p w14:paraId="3DC6D5C4" w14:textId="77777777" w:rsidR="007E7BC2" w:rsidRDefault="007E7BC2" w:rsidP="00D82363">
      <w:pPr>
        <w:pStyle w:val="Prrafodelista"/>
        <w:numPr>
          <w:ilvl w:val="1"/>
          <w:numId w:val="7"/>
        </w:numPr>
        <w:spacing w:after="60"/>
        <w:jc w:val="left"/>
      </w:pPr>
      <w:r>
        <w:t>Precisión: 95%</w:t>
      </w:r>
    </w:p>
    <w:p w14:paraId="10039EC4" w14:textId="02D141EA" w:rsidR="007E7BC2" w:rsidRDefault="007E7BC2" w:rsidP="00D82363">
      <w:pPr>
        <w:pStyle w:val="Prrafodelista"/>
        <w:numPr>
          <w:ilvl w:val="1"/>
          <w:numId w:val="7"/>
        </w:numPr>
        <w:spacing w:after="60"/>
        <w:jc w:val="left"/>
      </w:pPr>
      <w:r>
        <w:t>Exhaustividad (</w:t>
      </w:r>
      <w:r w:rsidRPr="00C72DEC">
        <w:rPr>
          <w:i/>
        </w:rPr>
        <w:t>respecto al conjunto F</w:t>
      </w:r>
      <w:r w:rsidR="009178EF">
        <w:t>):</w:t>
      </w:r>
      <w:r>
        <w:t xml:space="preserve"> 90%</w:t>
      </w:r>
    </w:p>
    <w:p w14:paraId="75EE8184" w14:textId="77777777" w:rsidR="007E7BC2" w:rsidRDefault="007E7BC2" w:rsidP="00D82363">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9EBAD9F" w14:textId="77777777" w:rsidR="007E7BC2" w:rsidRDefault="007E7BC2" w:rsidP="007E7BC2">
      <w:pPr>
        <w:spacing w:after="60"/>
        <w:ind w:left="708"/>
        <w:jc w:val="left"/>
      </w:pPr>
      <w:r>
        <w:object w:dxaOrig="2682" w:dyaOrig="2400" w14:anchorId="7E3454A2">
          <v:shape id="_x0000_i2184" type="#_x0000_t75" style="width:122.65pt;height:114.7pt" o:ole="">
            <v:imagedata r:id="rId64" o:title=""/>
          </v:shape>
          <o:OLEObject Type="Embed" ProgID="Excel.Sheet.12" ShapeID="_x0000_i2184" DrawAspect="Content" ObjectID="_1559839373" r:id="rId65"/>
        </w:object>
      </w:r>
      <w:r>
        <w:object w:dxaOrig="5665" w:dyaOrig="2792" w14:anchorId="389FB853">
          <v:shape id="_x0000_i2185" type="#_x0000_t75" style="width:244.7pt;height:122.65pt" o:ole="">
            <v:imagedata r:id="rId66" o:title=""/>
          </v:shape>
          <o:OLEObject Type="Embed" ProgID="Excel.Sheet.12" ShapeID="_x0000_i2185" DrawAspect="Content" ObjectID="_1559839374" r:id="rId67"/>
        </w:object>
      </w:r>
    </w:p>
    <w:p w14:paraId="41709297" w14:textId="6B948696" w:rsidR="007E7BC2" w:rsidRDefault="007E7BC2" w:rsidP="007E7BC2">
      <w:pPr>
        <w:pStyle w:val="Epgrafe"/>
      </w:pPr>
      <w:bookmarkStart w:id="448" w:name="_Toc486016053"/>
      <w:r>
        <w:t xml:space="preserve">Figura </w:t>
      </w:r>
      <w:fldSimple w:instr=" STYLEREF 1 \s ">
        <w:r w:rsidR="00325219">
          <w:rPr>
            <w:noProof/>
          </w:rPr>
          <w:t>0</w:t>
        </w:r>
      </w:fldSimple>
      <w:r w:rsidR="0042492B">
        <w:noBreakHyphen/>
      </w:r>
      <w:fldSimple w:instr=" SEQ Figura \* ARABIC \s 1 ">
        <w:r w:rsidR="00325219">
          <w:rPr>
            <w:noProof/>
          </w:rPr>
          <w:t>7</w:t>
        </w:r>
      </w:fldSimple>
      <w:r>
        <w:t>: Matriz de Confusión con Prefiltrado para el conjunto S</w:t>
      </w:r>
      <w:bookmarkEnd w:id="448"/>
    </w:p>
    <w:p w14:paraId="16B47EEE" w14:textId="77777777" w:rsidR="007E7BC2" w:rsidRDefault="007E7BC2" w:rsidP="007E7BC2">
      <w:pPr>
        <w:spacing w:after="60"/>
        <w:ind w:left="360"/>
        <w:jc w:val="left"/>
      </w:pPr>
      <w:r>
        <w:t>Y se obtiene:</w:t>
      </w:r>
    </w:p>
    <w:p w14:paraId="25761C4C" w14:textId="77777777" w:rsidR="007E7BC2" w:rsidRDefault="007E7BC2" w:rsidP="00D82363">
      <w:pPr>
        <w:pStyle w:val="Prrafodelista"/>
        <w:numPr>
          <w:ilvl w:val="1"/>
          <w:numId w:val="7"/>
        </w:numPr>
        <w:spacing w:after="60"/>
        <w:jc w:val="left"/>
      </w:pPr>
      <w:r>
        <w:t>La misma precisión: 95%</w:t>
      </w:r>
    </w:p>
    <w:p w14:paraId="3F284D0D" w14:textId="77777777" w:rsidR="007E7BC2" w:rsidRDefault="007E7BC2" w:rsidP="00D82363">
      <w:pPr>
        <w:pStyle w:val="Prrafodelista"/>
        <w:numPr>
          <w:ilvl w:val="1"/>
          <w:numId w:val="7"/>
        </w:numPr>
        <w:spacing w:after="60"/>
        <w:jc w:val="left"/>
      </w:pPr>
      <w:r>
        <w:t>Exhaustividad (</w:t>
      </w:r>
      <w:r w:rsidRPr="00C72DEC">
        <w:rPr>
          <w:i/>
        </w:rPr>
        <w:t>sobre conjunto S</w:t>
      </w:r>
      <w:r>
        <w:t>): 15%</w:t>
      </w:r>
    </w:p>
    <w:p w14:paraId="0820C378" w14:textId="77777777" w:rsidR="007E7BC2" w:rsidRDefault="007E7BC2" w:rsidP="007E7BC2">
      <w:pPr>
        <w:spacing w:after="60"/>
        <w:ind w:left="357"/>
        <w:jc w:val="left"/>
      </w:pPr>
      <w:r>
        <w:t>Con lo cual, el método tiene</w:t>
      </w:r>
      <w:r w:rsidRPr="00292087">
        <w:rPr>
          <w:b/>
          <w:i/>
        </w:rPr>
        <w:t xml:space="preserve"> baja exhaustividad</w:t>
      </w:r>
      <w:r>
        <w:t xml:space="preserve">. </w:t>
      </w:r>
    </w:p>
    <w:p w14:paraId="6BF77A9A" w14:textId="77889F65" w:rsidR="007E7BC2" w:rsidRPr="00E607BC" w:rsidRDefault="007E7BC2" w:rsidP="00D90D87">
      <w:pPr>
        <w:pStyle w:val="Ttulo3"/>
        <w:numPr>
          <w:ilvl w:val="0"/>
          <w:numId w:val="0"/>
        </w:numPr>
      </w:pPr>
      <w:bookmarkStart w:id="449" w:name="_Toc485972261"/>
      <w:bookmarkStart w:id="450" w:name="_Toc486015965"/>
      <w:r w:rsidRPr="00E607BC">
        <w:t>Clasificación sin prefiltrado.</w:t>
      </w:r>
      <w:bookmarkEnd w:id="449"/>
      <w:bookmarkEnd w:id="450"/>
    </w:p>
    <w:p w14:paraId="10276600" w14:textId="77777777" w:rsidR="007E7BC2" w:rsidRDefault="007E7BC2" w:rsidP="007E7BC2">
      <w:pPr>
        <w:rPr>
          <w:noProof/>
        </w:rPr>
      </w:pPr>
      <w:r>
        <w:rPr>
          <w:noProof/>
        </w:rPr>
        <w:t>Cabe pensar en una clasificación sobre el conjunto sin filtrar</w:t>
      </w:r>
    </w:p>
    <w:p w14:paraId="5280D1CF" w14:textId="6D39A381" w:rsidR="007E7BC2" w:rsidRDefault="008D1426" w:rsidP="007E7BC2">
      <w:pPr>
        <w:jc w:val="center"/>
      </w:pPr>
      <w:r w:rsidRPr="00FB2127">
        <w:rPr>
          <w:noProof/>
          <w:lang w:eastAsia="ja-JP"/>
        </w:rPr>
        <w:drawing>
          <wp:inline distT="0" distB="0" distL="0" distR="0" wp14:anchorId="626F0A2A" wp14:editId="2B01557F">
            <wp:extent cx="4612005" cy="1105535"/>
            <wp:effectExtent l="0" t="0" r="0" b="0"/>
            <wp:docPr id="305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005" cy="1105535"/>
                    </a:xfrm>
                    <a:prstGeom prst="rect">
                      <a:avLst/>
                    </a:prstGeom>
                    <a:noFill/>
                    <a:ln>
                      <a:noFill/>
                    </a:ln>
                  </pic:spPr>
                </pic:pic>
              </a:graphicData>
            </a:graphic>
          </wp:inline>
        </w:drawing>
      </w:r>
    </w:p>
    <w:p w14:paraId="32FDDACD" w14:textId="2D2699FD" w:rsidR="007E7BC2" w:rsidRDefault="007E7BC2" w:rsidP="007E7BC2">
      <w:pPr>
        <w:pStyle w:val="Epgrafe"/>
      </w:pPr>
      <w:bookmarkStart w:id="451" w:name="_Toc486016054"/>
      <w:r>
        <w:t xml:space="preserve">Figura </w:t>
      </w:r>
      <w:fldSimple w:instr=" STYLEREF 1 \s ">
        <w:r w:rsidR="00325219">
          <w:rPr>
            <w:noProof/>
          </w:rPr>
          <w:t>0</w:t>
        </w:r>
      </w:fldSimple>
      <w:r w:rsidR="0042492B">
        <w:noBreakHyphen/>
      </w:r>
      <w:fldSimple w:instr=" SEQ Figura \* ARABIC \s 1 ">
        <w:r w:rsidR="00325219">
          <w:rPr>
            <w:noProof/>
          </w:rPr>
          <w:t>8</w:t>
        </w:r>
      </w:fldSimple>
      <w:r>
        <w:t>: Clasificación sin Prefiltrado</w:t>
      </w:r>
      <w:bookmarkEnd w:id="451"/>
    </w:p>
    <w:p w14:paraId="4FBFB3D4" w14:textId="006A13EC" w:rsidR="007E7BC2" w:rsidRDefault="007E7BC2" w:rsidP="007E7BC2">
      <w:r>
        <w:t xml:space="preserve">Sin embargo, es evidente </w:t>
      </w:r>
      <w:r w:rsidR="009178EF">
        <w:t>que,</w:t>
      </w:r>
      <w:r>
        <w:t xml:space="preserve"> al aumentarse el ruido en el conjunto de entrada, la precisión debe reducirse y, a cambio, aumentará la exhaustividad, como p.e. según los resultados siguientes:</w:t>
      </w:r>
    </w:p>
    <w:p w14:paraId="08629F31" w14:textId="77777777" w:rsidR="007E7BC2" w:rsidRDefault="007E7BC2" w:rsidP="007E7BC2">
      <w:pPr>
        <w:jc w:val="center"/>
      </w:pPr>
      <w:r>
        <w:object w:dxaOrig="6196" w:dyaOrig="2792" w14:anchorId="58E5C812">
          <v:shape id="_x0000_i2183" type="#_x0000_t75" style="width:4in;height:129.35pt" o:ole="">
            <v:imagedata r:id="rId69" o:title=""/>
          </v:shape>
          <o:OLEObject Type="Embed" ProgID="Excel.Sheet.12" ShapeID="_x0000_i2183" DrawAspect="Content" ObjectID="_1559839375" r:id="rId70"/>
        </w:object>
      </w:r>
    </w:p>
    <w:p w14:paraId="4A81BFBD" w14:textId="076E25AC" w:rsidR="007E7BC2" w:rsidRDefault="007E7BC2" w:rsidP="007E7BC2">
      <w:pPr>
        <w:pStyle w:val="Epgrafe"/>
      </w:pPr>
      <w:bookmarkStart w:id="452" w:name="_Toc486016055"/>
      <w:r>
        <w:t xml:space="preserve">Figura </w:t>
      </w:r>
      <w:fldSimple w:instr=" STYLEREF 1 \s ">
        <w:r w:rsidR="00325219">
          <w:rPr>
            <w:noProof/>
          </w:rPr>
          <w:t>0</w:t>
        </w:r>
      </w:fldSimple>
      <w:r w:rsidR="0042492B">
        <w:noBreakHyphen/>
      </w:r>
      <w:fldSimple w:instr=" SEQ Figura \* ARABIC \s 1 ">
        <w:r w:rsidR="00325219">
          <w:rPr>
            <w:noProof/>
          </w:rPr>
          <w:t>9</w:t>
        </w:r>
      </w:fldSimple>
      <w:r>
        <w:t>: Matriz de Confusión sin Prefiltrado previo</w:t>
      </w:r>
      <w:bookmarkEnd w:id="452"/>
    </w:p>
    <w:p w14:paraId="6EA5A48D" w14:textId="77777777" w:rsidR="007E7BC2" w:rsidRDefault="007E7BC2" w:rsidP="007E7BC2">
      <w:pPr>
        <w:spacing w:after="60"/>
        <w:jc w:val="left"/>
      </w:pPr>
      <w:r>
        <w:t>De donde se obtiene:</w:t>
      </w:r>
    </w:p>
    <w:p w14:paraId="63A6AED4" w14:textId="77777777" w:rsidR="007E7BC2" w:rsidRDefault="007E7BC2" w:rsidP="00D82363">
      <w:pPr>
        <w:pStyle w:val="Prrafodelista"/>
        <w:numPr>
          <w:ilvl w:val="1"/>
          <w:numId w:val="7"/>
        </w:numPr>
        <w:spacing w:after="60"/>
        <w:jc w:val="left"/>
      </w:pPr>
      <w:r>
        <w:t>Precisión: 61%</w:t>
      </w:r>
    </w:p>
    <w:p w14:paraId="0C8DF3BB" w14:textId="77777777" w:rsidR="007E7BC2" w:rsidRDefault="007E7BC2" w:rsidP="00D82363">
      <w:pPr>
        <w:pStyle w:val="Prrafodelista"/>
        <w:numPr>
          <w:ilvl w:val="1"/>
          <w:numId w:val="7"/>
        </w:numPr>
        <w:spacing w:after="60"/>
        <w:jc w:val="left"/>
      </w:pPr>
      <w:r>
        <w:t>Exhaustividad: 66%</w:t>
      </w:r>
    </w:p>
    <w:p w14:paraId="3CCBF1F3" w14:textId="77777777" w:rsidR="007E7BC2" w:rsidRDefault="007E7BC2" w:rsidP="007E7BC2">
      <w:pPr>
        <w:pStyle w:val="Ttulo2"/>
        <w:numPr>
          <w:ilvl w:val="0"/>
          <w:numId w:val="0"/>
        </w:numPr>
        <w:jc w:val="center"/>
        <w:rPr>
          <w:b w:val="0"/>
        </w:rPr>
        <w:sectPr w:rsidR="007E7BC2" w:rsidSect="007A221B">
          <w:type w:val="oddPage"/>
          <w:pgSz w:w="11906" w:h="16838"/>
          <w:pgMar w:top="1417" w:right="1701" w:bottom="1417" w:left="1701" w:header="708" w:footer="708" w:gutter="0"/>
          <w:cols w:space="708"/>
          <w:docGrid w:linePitch="360"/>
        </w:sectPr>
      </w:pPr>
      <w:bookmarkStart w:id="453" w:name="_Anexo_III:Clasificadores"/>
      <w:bookmarkEnd w:id="453"/>
    </w:p>
    <w:p w14:paraId="770DC6C6" w14:textId="1C22DBB7" w:rsidR="007E7BC2" w:rsidRDefault="007E7BC2" w:rsidP="007E7BC2">
      <w:pPr>
        <w:pStyle w:val="Ttulo2"/>
        <w:numPr>
          <w:ilvl w:val="0"/>
          <w:numId w:val="0"/>
        </w:numPr>
        <w:jc w:val="center"/>
      </w:pPr>
      <w:bookmarkStart w:id="454" w:name="_Toc485972262"/>
      <w:bookmarkStart w:id="455" w:name="_Toc486015966"/>
      <w:r w:rsidRPr="00933424">
        <w:lastRenderedPageBreak/>
        <w:t>A</w:t>
      </w:r>
      <w:r>
        <w:t>nexo C: Clasificadores</w:t>
      </w:r>
      <w:bookmarkEnd w:id="454"/>
      <w:bookmarkEnd w:id="455"/>
    </w:p>
    <w:p w14:paraId="668F8F6A" w14:textId="1F9F05F9" w:rsidR="00670EBD" w:rsidRDefault="00670EBD" w:rsidP="00670EBD">
      <w:pPr>
        <w:pStyle w:val="Ttulo3"/>
        <w:numPr>
          <w:ilvl w:val="0"/>
          <w:numId w:val="0"/>
        </w:numPr>
      </w:pPr>
      <w:bookmarkStart w:id="456" w:name="_Toc485893879"/>
      <w:bookmarkStart w:id="457" w:name="_Toc485972263"/>
      <w:bookmarkStart w:id="458" w:name="_Toc486015967"/>
      <w:r>
        <w:t>Naïve Bayes</w:t>
      </w:r>
      <w:bookmarkEnd w:id="456"/>
      <w:bookmarkEnd w:id="457"/>
      <w:bookmarkEnd w:id="458"/>
    </w:p>
    <w:p w14:paraId="2C7DCE85" w14:textId="77777777" w:rsidR="00670EBD" w:rsidRPr="00220AC3" w:rsidRDefault="00670EBD" w:rsidP="00670EBD">
      <w:r>
        <w:t>Clasificador basado en el teorema de Bayes suponiendo la independencia de los atributos.</w:t>
      </w:r>
    </w:p>
    <w:p w14:paraId="71688534" w14:textId="75A77DB9" w:rsidR="00670EBD" w:rsidRPr="00933424" w:rsidRDefault="00670EBD" w:rsidP="00670EBD">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1CB0145" w14:textId="144341EB" w:rsidR="00670EBD" w:rsidRPr="008D1426" w:rsidRDefault="008D1426" w:rsidP="00285091">
      <w:pPr>
        <w:jc w:val="cente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3FC84C3" w14:textId="77777777" w:rsidR="00670EBD" w:rsidRPr="00670EBD" w:rsidRDefault="00670EBD" w:rsidP="00670EBD">
      <w:pPr>
        <w:pStyle w:val="Ttulo4"/>
        <w:numPr>
          <w:ilvl w:val="0"/>
          <w:numId w:val="0"/>
        </w:numPr>
        <w:rPr>
          <w:lang w:val="es-ES"/>
        </w:rPr>
      </w:pPr>
      <w:r w:rsidRPr="00670EBD">
        <w:rPr>
          <w:lang w:val="es-ES"/>
        </w:rPr>
        <w:t>Bernoulli.</w:t>
      </w:r>
    </w:p>
    <w:p w14:paraId="397E1EBB" w14:textId="05F3DB44" w:rsidR="00670EBD" w:rsidRDefault="0040203D" w:rsidP="00670EBD">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670EBD" w:rsidRPr="00933424">
        <w:t xml:space="preserve">de cada </w:t>
      </w:r>
      <w:r w:rsidR="00670EBD">
        <w:t xml:space="preserve">término </w:t>
      </w:r>
      <w:r w:rsidR="00670EBD" w:rsidRPr="00933424">
        <w:rPr>
          <w:i/>
          <w:iCs/>
        </w:rPr>
        <w:t>t</w:t>
      </w:r>
      <w:r w:rsidR="00670EBD" w:rsidRPr="00933424">
        <w:t xml:space="preserve"> en documento </w:t>
      </w:r>
      <w:r w:rsidR="00670EBD" w:rsidRPr="00933424">
        <w:rPr>
          <w:i/>
          <w:iCs/>
        </w:rPr>
        <w:t>j</w:t>
      </w:r>
      <w:r w:rsidR="00670EBD" w:rsidRPr="00933424">
        <w:t xml:space="preserve"> de la clase </w:t>
      </w:r>
      <w:r w:rsidR="00670EBD" w:rsidRPr="00933424">
        <w:rPr>
          <w:i/>
          <w:iCs/>
        </w:rPr>
        <w:t>i</w:t>
      </w:r>
    </w:p>
    <w:p w14:paraId="366DC95F" w14:textId="3A0B4687" w:rsidR="00670EBD" w:rsidRDefault="008D1426" w:rsidP="00670EBD">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00670EBD"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CD30865" w14:textId="3B5C91AD" w:rsidR="00670EBD" w:rsidRDefault="008D1426" w:rsidP="00670EBD">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sidR="00670EBD">
        <w:rPr>
          <w:b/>
          <w:bCs/>
          <w:iCs/>
        </w:rPr>
        <w:t xml:space="preserve">: </w:t>
      </w:r>
      <w:r w:rsidR="00670EBD"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670EBD" w:rsidRPr="00130093">
        <w:rPr>
          <w:bCs/>
          <w:iCs/>
        </w:rPr>
        <w:t>esté en la clase</w:t>
      </w:r>
      <w:r w:rsidR="00670EBD">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6F5DE16" w14:textId="77777777" w:rsidR="00670EBD" w:rsidRPr="009969A8" w:rsidRDefault="00670EBD" w:rsidP="00670EBD">
      <w:pPr>
        <w:jc w:val="left"/>
        <w:rPr>
          <w:bCs/>
          <w:iCs/>
        </w:rPr>
      </w:pPr>
      <w:r>
        <w:rPr>
          <w:b/>
          <w:bCs/>
          <w:iCs/>
        </w:rPr>
        <w:t xml:space="preserve">n: </w:t>
      </w:r>
      <w:r>
        <w:rPr>
          <w:bCs/>
          <w:iCs/>
        </w:rPr>
        <w:t>número de atributos</w:t>
      </w:r>
      <w:r w:rsidRPr="00130093">
        <w:rPr>
          <w:bCs/>
          <w:iCs/>
        </w:rPr>
        <w:t>.</w:t>
      </w:r>
    </w:p>
    <w:p w14:paraId="1155D234" w14:textId="1F97804D" w:rsidR="00670EBD" w:rsidRPr="008D1426" w:rsidRDefault="0040203D" w:rsidP="00670EBD">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246DD10F" w14:textId="77777777" w:rsidR="00670EBD" w:rsidRPr="00C416AD" w:rsidRDefault="00670EBD" w:rsidP="00670EBD">
      <w:pPr>
        <w:pStyle w:val="Ttulo4"/>
        <w:numPr>
          <w:ilvl w:val="0"/>
          <w:numId w:val="0"/>
        </w:numPr>
        <w:rPr>
          <w:lang w:val="es-ES"/>
        </w:rPr>
      </w:pPr>
      <w:r w:rsidRPr="00C416AD">
        <w:rPr>
          <w:lang w:val="es-ES"/>
        </w:rPr>
        <w:t>Multinomial</w:t>
      </w:r>
    </w:p>
    <w:p w14:paraId="23FA00D2" w14:textId="4B4116B4" w:rsidR="00670EBD" w:rsidRPr="00130093" w:rsidRDefault="0040203D" w:rsidP="00670EBD">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670EBD" w:rsidRPr="00130093">
        <w:t>de cada palabra</w:t>
      </w:r>
    </w:p>
    <w:p w14:paraId="48FE3FFF" w14:textId="03E9AB8B"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5CE9ECF5" w14:textId="77777777" w:rsidR="00670EBD" w:rsidRPr="00135FD6" w:rsidRDefault="00670EBD" w:rsidP="00670EBD">
      <w:pPr>
        <w:rPr>
          <w:bCs/>
          <w:iCs/>
        </w:rPr>
      </w:pPr>
      <w:r>
        <w:rPr>
          <w:b/>
          <w:bCs/>
          <w:iCs/>
        </w:rPr>
        <w:t xml:space="preserve">T: </w:t>
      </w:r>
      <w:r>
        <w:rPr>
          <w:bCs/>
          <w:iCs/>
        </w:rPr>
        <w:t>conjunto de entrenamiento</w:t>
      </w:r>
    </w:p>
    <w:p w14:paraId="15344C3F" w14:textId="38723BCD" w:rsidR="00670EBD" w:rsidRDefault="0040203D" w:rsidP="00670EBD">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670EBD">
        <w:rPr>
          <w:b/>
          <w:bCs/>
          <w:iCs/>
        </w:rPr>
        <w:t xml:space="preserve">: </w:t>
      </w:r>
      <w:r w:rsidR="00670EBD" w:rsidRPr="00130093">
        <w:rPr>
          <w:bCs/>
          <w:iCs/>
        </w:rPr>
        <w:t xml:space="preserve">número </w:t>
      </w:r>
      <w:r w:rsidR="009178EF">
        <w:rPr>
          <w:bCs/>
          <w:iCs/>
        </w:rPr>
        <w:t>de veces que i-é</w:t>
      </w:r>
      <w:r w:rsidR="00670EBD">
        <w:rPr>
          <w:bCs/>
          <w:iCs/>
        </w:rPr>
        <w:t xml:space="preserve">simo término aparece en la clase </w:t>
      </w:r>
      <m:oMath>
        <m:r>
          <w:rPr>
            <w:rFonts w:ascii="Cambria Math" w:hAnsi="Cambria Math"/>
          </w:rPr>
          <m:t>y</m:t>
        </m:r>
      </m:oMath>
      <w:r w:rsidR="00670EBD">
        <w:rPr>
          <w:bCs/>
          <w:iCs/>
        </w:rPr>
        <w:t xml:space="preserve"> en </w:t>
      </w:r>
      <m:oMath>
        <m:r>
          <w:rPr>
            <w:rFonts w:ascii="Cambria Math" w:hAnsi="Cambria Math"/>
          </w:rPr>
          <m:t>T</m:t>
        </m:r>
      </m:oMath>
      <w:r w:rsidR="00670EBD">
        <w:rPr>
          <w:b/>
          <w:bCs/>
          <w:iCs/>
        </w:rPr>
        <w:t>.</w:t>
      </w:r>
    </w:p>
    <w:p w14:paraId="125DCD2E" w14:textId="48A4AF7B" w:rsidR="00670EBD" w:rsidRDefault="0040203D" w:rsidP="00670EBD">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670EBD">
        <w:rPr>
          <w:b/>
          <w:bCs/>
          <w:iCs/>
        </w:rPr>
        <w:t>:</w:t>
      </w:r>
      <w:r w:rsidR="00670EBD">
        <w:rPr>
          <w:bCs/>
          <w:iCs/>
        </w:rPr>
        <w:t xml:space="preserve"> suma de frecuencias de todos los términos de la clase </w:t>
      </w:r>
      <m:oMath>
        <m:r>
          <w:rPr>
            <w:rFonts w:ascii="Cambria Math" w:hAnsi="Cambria Math"/>
          </w:rPr>
          <m:t>y</m:t>
        </m:r>
      </m:oMath>
    </w:p>
    <w:p w14:paraId="33950B58" w14:textId="77777777" w:rsidR="00670EBD" w:rsidRDefault="00670EBD" w:rsidP="00670EBD">
      <w:pPr>
        <w:rPr>
          <w:b/>
          <w:bCs/>
          <w:iCs/>
        </w:rPr>
      </w:pPr>
      <w:r>
        <w:rPr>
          <w:b/>
          <w:bCs/>
          <w:iCs/>
        </w:rPr>
        <w:t xml:space="preserve">n: </w:t>
      </w:r>
      <w:r>
        <w:rPr>
          <w:bCs/>
          <w:iCs/>
        </w:rPr>
        <w:t>número de atributos.</w:t>
      </w:r>
      <w:r>
        <w:rPr>
          <w:b/>
          <w:bCs/>
          <w:iCs/>
        </w:rPr>
        <w:t xml:space="preserve"> </w:t>
      </w:r>
    </w:p>
    <w:p w14:paraId="77E0FA32" w14:textId="196A1C0F" w:rsidR="00670EBD" w:rsidRDefault="008D1426" w:rsidP="00670EBD">
      <w:pPr>
        <w:rPr>
          <w:bCs/>
          <w:iCs/>
        </w:rPr>
      </w:pPr>
      <m:oMath>
        <m:r>
          <m:rPr>
            <m:sty m:val="bi"/>
          </m:rPr>
          <w:rPr>
            <w:rFonts w:ascii="Cambria Math" w:hAnsi="Cambria Math"/>
          </w:rPr>
          <m:t>α</m:t>
        </m:r>
      </m:oMath>
      <w:r w:rsidR="00670EBD">
        <w:rPr>
          <w:b/>
          <w:bCs/>
          <w:iCs/>
        </w:rPr>
        <w:t xml:space="preserve">: </w:t>
      </w:r>
      <w:r w:rsidR="00670EBD">
        <w:rPr>
          <w:bCs/>
          <w:iCs/>
        </w:rPr>
        <w:t>constante suavizadora de Laplace.</w:t>
      </w:r>
    </w:p>
    <w:p w14:paraId="0CEB3818" w14:textId="77777777" w:rsidR="00670EBD" w:rsidRDefault="00670EBD" w:rsidP="00670EBD">
      <w:pPr>
        <w:rPr>
          <w:bCs/>
          <w:iCs/>
        </w:rPr>
      </w:pPr>
    </w:p>
    <w:p w14:paraId="36D3A1CC" w14:textId="77777777" w:rsidR="00670EBD" w:rsidRPr="00670EBD" w:rsidRDefault="00670EBD" w:rsidP="00670EBD">
      <w:pPr>
        <w:pStyle w:val="Ttulo4"/>
        <w:numPr>
          <w:ilvl w:val="0"/>
          <w:numId w:val="0"/>
        </w:numPr>
        <w:rPr>
          <w:lang w:val="es-ES"/>
        </w:rPr>
      </w:pPr>
      <w:r w:rsidRPr="00670EBD">
        <w:rPr>
          <w:lang w:val="es-ES"/>
        </w:rPr>
        <w:t>Gaussiano</w:t>
      </w:r>
    </w:p>
    <w:p w14:paraId="6FF2E7F9" w14:textId="77777777" w:rsidR="00670EBD" w:rsidRDefault="00670EBD" w:rsidP="00670EBD">
      <w:r>
        <w:t>Suponemos que los atributos siguen una distribución normal.</w:t>
      </w:r>
    </w:p>
    <w:p w14:paraId="54BA25A1" w14:textId="77777777" w:rsidR="00670EBD" w:rsidRPr="00FC3720" w:rsidRDefault="00670EBD" w:rsidP="00670EBD"/>
    <w:p w14:paraId="04427A2B" w14:textId="2419BC25"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05556D96" w14:textId="77777777" w:rsidR="00670EBD" w:rsidRPr="00EE731C" w:rsidRDefault="00670EBD" w:rsidP="00670EBD"/>
    <w:p w14:paraId="3959BC2E" w14:textId="176A7617" w:rsidR="00670EBD" w:rsidRDefault="0040203D" w:rsidP="00670EBD">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670EBD">
        <w:rPr>
          <w:b/>
          <w:bCs/>
          <w:iCs/>
        </w:rPr>
        <w:t xml:space="preserve">: </w:t>
      </w:r>
      <w:r w:rsidR="00670EBD">
        <w:rPr>
          <w:bCs/>
          <w:iCs/>
        </w:rPr>
        <w:t xml:space="preserve">desviación estándar de los valores del k-ésimo atributo de la clase </w:t>
      </w:r>
      <m:oMath>
        <m:r>
          <w:rPr>
            <w:rFonts w:ascii="Cambria Math" w:hAnsi="Cambria Math"/>
          </w:rPr>
          <m:t>y</m:t>
        </m:r>
      </m:oMath>
      <w:r w:rsidR="00670EBD">
        <w:rPr>
          <w:b/>
          <w:bCs/>
          <w:iCs/>
        </w:rPr>
        <w:tab/>
      </w:r>
    </w:p>
    <w:p w14:paraId="4294FC64" w14:textId="4FCA07D2" w:rsidR="00670EBD" w:rsidRPr="00135FD6" w:rsidRDefault="0040203D" w:rsidP="00670EBD">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670EBD">
        <w:rPr>
          <w:b/>
          <w:bCs/>
          <w:iCs/>
        </w:rPr>
        <w:t xml:space="preserve">: </w:t>
      </w:r>
      <w:r w:rsidR="00670EBD">
        <w:rPr>
          <w:bCs/>
          <w:iCs/>
        </w:rPr>
        <w:t xml:space="preserve">media de los valores de los valores del k-ésimo atributo de la clase </w:t>
      </w:r>
      <m:oMath>
        <m:r>
          <w:rPr>
            <w:rFonts w:ascii="Cambria Math" w:hAnsi="Cambria Math"/>
          </w:rPr>
          <m:t>y</m:t>
        </m:r>
      </m:oMath>
    </w:p>
    <w:p w14:paraId="68A34D56" w14:textId="77777777" w:rsidR="00670EBD" w:rsidRDefault="00670EBD" w:rsidP="00670EBD">
      <w:pPr>
        <w:rPr>
          <w:bCs/>
          <w:iCs/>
        </w:rPr>
      </w:pPr>
    </w:p>
    <w:p w14:paraId="5BDAC13F" w14:textId="790A9DBB" w:rsidR="00670EBD" w:rsidRDefault="00670EBD" w:rsidP="00670EBD">
      <w:pPr>
        <w:pStyle w:val="Ttulo3"/>
        <w:numPr>
          <w:ilvl w:val="0"/>
          <w:numId w:val="0"/>
        </w:numPr>
      </w:pPr>
      <w:bookmarkStart w:id="459" w:name="_Toc485893880"/>
      <w:bookmarkStart w:id="460" w:name="_Toc485972264"/>
      <w:bookmarkStart w:id="461" w:name="_Toc486015968"/>
      <w:r>
        <w:t>K vecinos más próximos (K-NN)</w:t>
      </w:r>
      <w:bookmarkEnd w:id="459"/>
      <w:bookmarkEnd w:id="460"/>
      <w:bookmarkEnd w:id="461"/>
    </w:p>
    <w:p w14:paraId="72346207" w14:textId="77777777" w:rsidR="00670EBD" w:rsidRDefault="00670EBD" w:rsidP="00670EBD">
      <w:r>
        <w:t>Clasificador basado en la situación de la instancia en el espacio y las k instancias más cercanas que le rodean. La cercanidad a las k instancias más cercanas se puede calcular con algunas de las siguientes métricas:</w:t>
      </w:r>
    </w:p>
    <w:p w14:paraId="5EA1A612" w14:textId="12F42337" w:rsidR="00670EBD" w:rsidRDefault="00670EBD" w:rsidP="00285091">
      <w:pPr>
        <w:numPr>
          <w:ilvl w:val="0"/>
          <w:numId w:val="44"/>
        </w:numPr>
      </w:pPr>
      <w:r>
        <w:lastRenderedPageBreak/>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7A6CE05E" w14:textId="77777777" w:rsidR="00670EBD" w:rsidRDefault="00670EBD" w:rsidP="00670EBD"/>
    <w:p w14:paraId="3DE88291" w14:textId="79305C0B" w:rsidR="00670EBD" w:rsidRDefault="00670EBD" w:rsidP="00285091">
      <w:pPr>
        <w:numPr>
          <w:ilvl w:val="0"/>
          <w:numId w:val="44"/>
        </w:numPr>
      </w:pPr>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1BE5B770" w14:textId="77777777" w:rsidR="00670EBD" w:rsidRDefault="00670EBD" w:rsidP="00670EBD"/>
    <w:p w14:paraId="56BB1775" w14:textId="0389EB52" w:rsidR="00670EBD" w:rsidRDefault="00670EBD" w:rsidP="00285091">
      <w:pPr>
        <w:numPr>
          <w:ilvl w:val="0"/>
          <w:numId w:val="44"/>
        </w:numPr>
      </w:pPr>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627FC030" w14:textId="77777777" w:rsidR="00670EBD" w:rsidRDefault="00670EBD" w:rsidP="00670EBD">
      <w:r>
        <w:t>A parte de las distancias mencionadas anteriormente, para calcular la distancia entre pares de documentos es común utilizar el coseno del ángulo formado por ambos:</w:t>
      </w:r>
    </w:p>
    <w:p w14:paraId="59FCE5BA" w14:textId="77777777" w:rsidR="00670EBD" w:rsidRDefault="00670EBD" w:rsidP="00670EBD"/>
    <w:p w14:paraId="5605E6D0" w14:textId="381332AC" w:rsidR="00670EBD" w:rsidRPr="00F74185" w:rsidRDefault="008D1426" w:rsidP="00285091">
      <w:pPr>
        <w:ind w:left="708"/>
      </w:pPr>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m:rPr>
                    <m:sty m:val="bi"/>
                  </m:rPr>
                  <w:rPr>
                    <w:rFonts w:ascii="Cambria Math" w:hAnsi="Cambria Math"/>
                  </w:rPr>
                  <m:t xml:space="preserve"> </m:t>
                </m:r>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r>
          <w:rPr>
            <w:rFonts w:ascii="Cambria Math" w:hAnsi="Cambria Math"/>
          </w:rPr>
          <m:t xml:space="preserve"> </m:t>
        </m:r>
      </m:oMath>
      <w:r w:rsidR="00670EBD">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3B749606" w14:textId="77777777" w:rsidR="00670EBD" w:rsidRDefault="00670EBD" w:rsidP="00285091">
      <w:pPr>
        <w:ind w:left="708"/>
        <w:rPr>
          <w:b/>
        </w:rPr>
      </w:pPr>
    </w:p>
    <w:p w14:paraId="02AC4391" w14:textId="286C38BD" w:rsidR="00670EBD" w:rsidRPr="007873F1" w:rsidRDefault="008D1426" w:rsidP="00285091">
      <w:pPr>
        <w:ind w:left="708"/>
        <w:rPr>
          <w:b/>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sidR="00670EBD">
        <w:rPr>
          <w:b/>
        </w:rPr>
        <w:tab/>
      </w:r>
    </w:p>
    <w:p w14:paraId="25A8CDEC" w14:textId="7C943AC1" w:rsidR="00670EBD" w:rsidRDefault="008D1426" w:rsidP="00670EBD">
      <m:oMath>
        <m:r>
          <m:rPr>
            <m:sty m:val="bi"/>
          </m:rPr>
          <w:rPr>
            <w:rFonts w:ascii="Cambria Math" w:hAnsi="Cambria Math"/>
          </w:rPr>
          <m:t>t</m:t>
        </m:r>
      </m:oMath>
      <w:r w:rsidR="00670EBD">
        <w:rPr>
          <w:b/>
        </w:rPr>
        <w:t xml:space="preserve">: </w:t>
      </w:r>
      <w:r w:rsidR="00670EBD">
        <w:t>término</w:t>
      </w:r>
    </w:p>
    <w:p w14:paraId="57F08BB6" w14:textId="445EAD8B" w:rsidR="00670EBD" w:rsidRDefault="008D1426" w:rsidP="00670EBD">
      <m:oMath>
        <m:r>
          <m:rPr>
            <m:sty m:val="bi"/>
          </m:rPr>
          <w:rPr>
            <w:rFonts w:ascii="Cambria Math" w:hAnsi="Cambria Math"/>
          </w:rPr>
          <m:t>d</m:t>
        </m:r>
      </m:oMath>
      <w:r w:rsidR="00670EBD">
        <w:rPr>
          <w:b/>
        </w:rPr>
        <w:t xml:space="preserve">: </w:t>
      </w:r>
      <w:r w:rsidR="00670EBD">
        <w:t>documento (tuit)</w:t>
      </w:r>
    </w:p>
    <w:p w14:paraId="422C9FB5" w14:textId="74DF46F9" w:rsidR="00670EBD" w:rsidRDefault="008D1426" w:rsidP="00670EBD">
      <m:oMath>
        <m:r>
          <m:rPr>
            <m:sty m:val="bi"/>
          </m:rPr>
          <w:rPr>
            <w:rFonts w:ascii="Cambria Math" w:hAnsi="Cambria Math"/>
          </w:rPr>
          <m:t>frec(t,d)</m:t>
        </m:r>
      </m:oMath>
      <w:r w:rsidR="00670EBD" w:rsidRPr="00B834B3">
        <w:rPr>
          <w:b/>
        </w:rPr>
        <w:t>:</w:t>
      </w:r>
      <w:r w:rsidR="00670EBD">
        <w:t xml:space="preserve"> número de apariciones de </w:t>
      </w:r>
      <m:oMath>
        <m:r>
          <m:rPr>
            <m:sty m:val="bi"/>
          </m:rPr>
          <w:rPr>
            <w:rFonts w:ascii="Cambria Math" w:hAnsi="Cambria Math"/>
          </w:rPr>
          <m:t>t</m:t>
        </m:r>
      </m:oMath>
      <w:r w:rsidR="00670EBD">
        <w:t xml:space="preserve"> en </w:t>
      </w:r>
      <m:oMath>
        <m:r>
          <m:rPr>
            <m:sty m:val="bi"/>
          </m:rPr>
          <w:rPr>
            <w:rFonts w:ascii="Cambria Math" w:hAnsi="Cambria Math"/>
          </w:rPr>
          <m:t>d</m:t>
        </m:r>
      </m:oMath>
    </w:p>
    <w:p w14:paraId="44F7AD62" w14:textId="2DDC347E" w:rsidR="00670EBD" w:rsidRDefault="0040203D" w:rsidP="00670EBD">
      <m:oMath>
        <m:d>
          <m:dPr>
            <m:begChr m:val="|"/>
            <m:endChr m:val="|"/>
            <m:ctrlPr>
              <w:rPr>
                <w:rFonts w:ascii="Cambria Math" w:hAnsi="Cambria Math"/>
                <w:b/>
                <w:i/>
              </w:rPr>
            </m:ctrlPr>
          </m:dPr>
          <m:e>
            <m:r>
              <m:rPr>
                <m:sty m:val="bi"/>
              </m:rPr>
              <w:rPr>
                <w:rFonts w:ascii="Cambria Math" w:hAnsi="Cambria Math"/>
              </w:rPr>
              <m:t>D</m:t>
            </m:r>
          </m:e>
        </m:d>
      </m:oMath>
      <w:r w:rsidR="00670EBD">
        <w:rPr>
          <w:b/>
        </w:rPr>
        <w:t xml:space="preserve">: </w:t>
      </w:r>
      <w:r w:rsidR="00670EBD">
        <w:t xml:space="preserve">número de documentos </w:t>
      </w:r>
    </w:p>
    <w:p w14:paraId="6CC35F24" w14:textId="2353269B" w:rsidR="00670EBD" w:rsidRDefault="008D1426" w:rsidP="00670EBD">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rsidR="00670EBD">
        <w:t xml:space="preserve">: número de documentos en los que aparece </w:t>
      </w:r>
      <m:oMath>
        <m:r>
          <m:rPr>
            <m:sty m:val="bi"/>
          </m:rPr>
          <w:rPr>
            <w:rFonts w:ascii="Cambria Math" w:hAnsi="Cambria Math"/>
          </w:rPr>
          <m:t>t</m:t>
        </m:r>
      </m:oMath>
      <w:r w:rsidR="00670EBD">
        <w:tab/>
      </w:r>
    </w:p>
    <w:p w14:paraId="1E25E06A" w14:textId="77777777" w:rsidR="00670EBD" w:rsidRDefault="00670EBD" w:rsidP="00670EBD"/>
    <w:p w14:paraId="2E1F118F" w14:textId="320BE11C" w:rsidR="00670EBD" w:rsidRPr="008D1426" w:rsidRDefault="0040203D" w:rsidP="00285091">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r>
                <w:rPr>
                  <w:rFonts w:ascii="Cambria Math" w:hAnsi="Cambria Math"/>
                </w:rPr>
                <m:t xml:space="preserve"> </m:t>
              </m:r>
            </m:e>
          </m:func>
        </m:oMath>
      </m:oMathPara>
    </w:p>
    <w:p w14:paraId="78F166A0" w14:textId="77777777" w:rsidR="00670EBD" w:rsidRDefault="00670EBD" w:rsidP="00670EBD"/>
    <w:p w14:paraId="5FFAF37F" w14:textId="77777777" w:rsidR="00670EBD" w:rsidRDefault="00670EBD" w:rsidP="00670EBD">
      <w:r>
        <w:t>Cuanto mayor sea el coseno, menor será el ángulo entre los dos tuits, lo que implica una mayor semejanza.</w:t>
      </w:r>
    </w:p>
    <w:p w14:paraId="395C3437" w14:textId="77777777" w:rsidR="00670EBD" w:rsidRPr="00167558" w:rsidRDefault="00670EBD" w:rsidP="00670EBD"/>
    <w:p w14:paraId="214BFD18" w14:textId="77777777" w:rsidR="00670EBD" w:rsidRDefault="00670EBD" w:rsidP="00670EBD">
      <w:pPr>
        <w:pStyle w:val="Prrafodelista"/>
        <w:numPr>
          <w:ilvl w:val="0"/>
          <w:numId w:val="7"/>
        </w:numPr>
      </w:pPr>
      <w:r w:rsidRPr="00445901">
        <w:t>1-NN: una instancia se clasifica en la clase a la que pertenece la instancia más próxima.</w:t>
      </w:r>
    </w:p>
    <w:p w14:paraId="7B3956C2" w14:textId="1F4D4281" w:rsidR="00670EBD" w:rsidRDefault="008D1426" w:rsidP="00670EBD">
      <w:pPr>
        <w:ind w:left="708"/>
        <w:jc w:val="center"/>
      </w:pPr>
      <w:r w:rsidRPr="00B37DC9">
        <w:rPr>
          <w:noProof/>
          <w:lang w:eastAsia="ja-JP"/>
        </w:rPr>
        <w:drawing>
          <wp:inline distT="0" distB="0" distL="0" distR="0" wp14:anchorId="3A135F8F" wp14:editId="625984EC">
            <wp:extent cx="3188335" cy="1884680"/>
            <wp:effectExtent l="0" t="0" r="0" b="1270"/>
            <wp:docPr id="32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8335" cy="1884680"/>
                    </a:xfrm>
                    <a:prstGeom prst="rect">
                      <a:avLst/>
                    </a:prstGeom>
                    <a:noFill/>
                    <a:ln>
                      <a:noFill/>
                    </a:ln>
                  </pic:spPr>
                </pic:pic>
              </a:graphicData>
            </a:graphic>
          </wp:inline>
        </w:drawing>
      </w:r>
    </w:p>
    <w:p w14:paraId="61C256E5" w14:textId="34B68DBA" w:rsidR="00670EBD" w:rsidRDefault="00670EBD" w:rsidP="00670EBD">
      <w:pPr>
        <w:pStyle w:val="Epgrafe"/>
      </w:pPr>
      <w:bookmarkStart w:id="462" w:name="_Toc485893923"/>
      <w:bookmarkStart w:id="463" w:name="_Toc486016056"/>
      <w:r>
        <w:t xml:space="preserve">Figura </w:t>
      </w:r>
      <w:fldSimple w:instr=" STYLEREF 1 \s ">
        <w:r w:rsidR="00325219">
          <w:rPr>
            <w:noProof/>
          </w:rPr>
          <w:t>0</w:t>
        </w:r>
      </w:fldSimple>
      <w:r w:rsidR="0042492B">
        <w:noBreakHyphen/>
      </w:r>
      <w:fldSimple w:instr=" SEQ Figura \* ARABIC \s 1 ">
        <w:r w:rsidR="00325219">
          <w:rPr>
            <w:noProof/>
          </w:rPr>
          <w:t>10</w:t>
        </w:r>
      </w:fldSimple>
      <w:r>
        <w:t>: 1-NN</w:t>
      </w:r>
      <w:bookmarkEnd w:id="462"/>
      <w:bookmarkEnd w:id="463"/>
    </w:p>
    <w:p w14:paraId="778C8A4C" w14:textId="77777777" w:rsidR="00670EBD" w:rsidRPr="00445901" w:rsidRDefault="00670EBD" w:rsidP="00670EBD">
      <w:pPr>
        <w:ind w:left="708"/>
      </w:pPr>
    </w:p>
    <w:p w14:paraId="65A27028" w14:textId="77777777" w:rsidR="00670EBD" w:rsidRPr="00445901" w:rsidRDefault="00670EBD" w:rsidP="00670EBD">
      <w:pPr>
        <w:pStyle w:val="Prrafodelista"/>
        <w:numPr>
          <w:ilvl w:val="0"/>
          <w:numId w:val="7"/>
        </w:numPr>
      </w:pPr>
      <w:r w:rsidRPr="00445901">
        <w:t xml:space="preserve">k-NN: una instancia se clasifica en la clase </w:t>
      </w:r>
      <w:r>
        <w:t>mayoritaria de las k instancias más próximas.</w:t>
      </w:r>
    </w:p>
    <w:p w14:paraId="23B593C3" w14:textId="77777777" w:rsidR="00670EBD" w:rsidRPr="00445901" w:rsidRDefault="00670EBD" w:rsidP="00670EBD"/>
    <w:p w14:paraId="07F26288" w14:textId="77777777" w:rsidR="00670EBD" w:rsidRPr="00445901" w:rsidRDefault="00670EBD" w:rsidP="00670EBD"/>
    <w:p w14:paraId="78BAA1D7" w14:textId="52CA969C" w:rsidR="00670EBD" w:rsidRDefault="008D1426" w:rsidP="00670EBD">
      <w:pPr>
        <w:jc w:val="center"/>
      </w:pPr>
      <w:r w:rsidRPr="00B37DC9">
        <w:rPr>
          <w:noProof/>
          <w:lang w:eastAsia="ja-JP"/>
        </w:rPr>
        <w:lastRenderedPageBreak/>
        <w:drawing>
          <wp:inline distT="0" distB="0" distL="0" distR="0" wp14:anchorId="1445BF07" wp14:editId="55B9C515">
            <wp:extent cx="3204210" cy="1820545"/>
            <wp:effectExtent l="0" t="0" r="0" b="8255"/>
            <wp:docPr id="32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4210" cy="1820545"/>
                    </a:xfrm>
                    <a:prstGeom prst="rect">
                      <a:avLst/>
                    </a:prstGeom>
                    <a:noFill/>
                    <a:ln>
                      <a:noFill/>
                    </a:ln>
                  </pic:spPr>
                </pic:pic>
              </a:graphicData>
            </a:graphic>
          </wp:inline>
        </w:drawing>
      </w:r>
    </w:p>
    <w:p w14:paraId="2ADFBC47" w14:textId="77777777" w:rsidR="00670EBD" w:rsidRDefault="00670EBD" w:rsidP="00670EBD">
      <w:pPr>
        <w:jc w:val="center"/>
      </w:pPr>
    </w:p>
    <w:p w14:paraId="6446BD58" w14:textId="73650F95" w:rsidR="00670EBD" w:rsidRDefault="00670EBD" w:rsidP="00670EBD">
      <w:pPr>
        <w:pStyle w:val="Epgrafe"/>
      </w:pPr>
      <w:bookmarkStart w:id="464" w:name="_Toc485893924"/>
      <w:bookmarkStart w:id="465" w:name="_Toc486016057"/>
      <w:r>
        <w:t xml:space="preserve">Figura </w:t>
      </w:r>
      <w:fldSimple w:instr=" STYLEREF 1 \s ">
        <w:r w:rsidR="00325219">
          <w:rPr>
            <w:noProof/>
          </w:rPr>
          <w:t>0</w:t>
        </w:r>
      </w:fldSimple>
      <w:r w:rsidR="0042492B">
        <w:noBreakHyphen/>
      </w:r>
      <w:fldSimple w:instr=" SEQ Figura \* ARABIC \s 1 ">
        <w:r w:rsidR="00325219">
          <w:rPr>
            <w:noProof/>
          </w:rPr>
          <w:t>11</w:t>
        </w:r>
      </w:fldSimple>
      <w:r>
        <w:t>: K-NN</w:t>
      </w:r>
      <w:bookmarkEnd w:id="464"/>
      <w:bookmarkEnd w:id="465"/>
    </w:p>
    <w:p w14:paraId="08DAB2BD" w14:textId="666F271D" w:rsidR="00670EBD" w:rsidRDefault="00670EBD" w:rsidP="00670EBD">
      <w:pPr>
        <w:pStyle w:val="Ttulo3"/>
        <w:numPr>
          <w:ilvl w:val="0"/>
          <w:numId w:val="0"/>
        </w:numPr>
      </w:pPr>
      <w:bookmarkStart w:id="466" w:name="_Toc485893881"/>
      <w:bookmarkStart w:id="467" w:name="_Toc485972265"/>
      <w:bookmarkStart w:id="468" w:name="_Toc486015969"/>
      <w:r>
        <w:t>Árboles de decisión.</w:t>
      </w:r>
      <w:bookmarkEnd w:id="466"/>
      <w:bookmarkEnd w:id="467"/>
      <w:bookmarkEnd w:id="468"/>
    </w:p>
    <w:p w14:paraId="4907A100" w14:textId="77777777" w:rsidR="00670EBD" w:rsidRPr="00403F27" w:rsidRDefault="00670EBD" w:rsidP="00670EBD">
      <w:r>
        <w:t>Modelo de predicción basado en la toma de decisiones siguiendo un diagrama previamente construido. El valor predicho dependerá de los valores de los atributos de la instancia que se desea clasificar.</w:t>
      </w:r>
    </w:p>
    <w:p w14:paraId="44B85A83" w14:textId="77777777" w:rsidR="00670EBD" w:rsidRPr="00445901" w:rsidRDefault="00670EBD" w:rsidP="00670EBD">
      <w:r w:rsidRPr="00445901">
        <w:t xml:space="preserve">Árbol que representa un </w:t>
      </w:r>
      <w:r w:rsidRPr="00445901">
        <w:rPr>
          <w:i/>
        </w:rPr>
        <w:t>diagrama de flujo</w:t>
      </w:r>
      <w:r w:rsidRPr="00445901">
        <w:t>.</w:t>
      </w:r>
    </w:p>
    <w:p w14:paraId="6F752170" w14:textId="77777777" w:rsidR="00670EBD" w:rsidRPr="00445901" w:rsidRDefault="00670EBD" w:rsidP="00670EBD">
      <w:pPr>
        <w:numPr>
          <w:ilvl w:val="0"/>
          <w:numId w:val="25"/>
        </w:numPr>
      </w:pPr>
      <w:r w:rsidRPr="00445901">
        <w:t xml:space="preserve">Nodo </w:t>
      </w:r>
      <w:r>
        <w:t>--</w:t>
      </w:r>
      <w:r w:rsidRPr="00445901">
        <w:t>&gt;test</w:t>
      </w:r>
    </w:p>
    <w:p w14:paraId="7B90BB52" w14:textId="77777777" w:rsidR="00670EBD" w:rsidRPr="00445901" w:rsidRDefault="00670EBD" w:rsidP="00670EBD">
      <w:pPr>
        <w:numPr>
          <w:ilvl w:val="0"/>
          <w:numId w:val="25"/>
        </w:numPr>
      </w:pPr>
      <w:r w:rsidRPr="00445901">
        <w:t xml:space="preserve">Rama </w:t>
      </w:r>
      <w:r>
        <w:t>--</w:t>
      </w:r>
      <w:r w:rsidRPr="00445901">
        <w:t>&gt;</w:t>
      </w:r>
      <w:r>
        <w:t>valores posibles del nodo padre</w:t>
      </w:r>
    </w:p>
    <w:p w14:paraId="7A6F3FE2" w14:textId="77777777" w:rsidR="00670EBD" w:rsidRPr="00445901" w:rsidRDefault="00670EBD" w:rsidP="00670EBD">
      <w:pPr>
        <w:numPr>
          <w:ilvl w:val="0"/>
          <w:numId w:val="25"/>
        </w:numPr>
      </w:pPr>
      <w:r w:rsidRPr="00445901">
        <w:t xml:space="preserve">Nodos hojas </w:t>
      </w:r>
      <w:r>
        <w:t>--</w:t>
      </w:r>
      <w:r w:rsidRPr="00445901">
        <w:t>&gt;etiquetas de clase</w:t>
      </w:r>
    </w:p>
    <w:p w14:paraId="18F2AE20" w14:textId="77777777" w:rsidR="00670EBD" w:rsidRDefault="00670EBD" w:rsidP="00670EBD">
      <w:pPr>
        <w:numPr>
          <w:ilvl w:val="0"/>
          <w:numId w:val="25"/>
        </w:numPr>
      </w:pPr>
      <w:r w:rsidRPr="00445901">
        <w:t xml:space="preserve">Medida de atributos </w:t>
      </w:r>
      <w:r>
        <w:t>--</w:t>
      </w:r>
      <w:r w:rsidRPr="00445901">
        <w:t>&gt; entropía</w:t>
      </w:r>
      <w:r>
        <w:t>/impureza de Gini</w:t>
      </w:r>
    </w:p>
    <w:p w14:paraId="310EC031" w14:textId="420DE599" w:rsidR="00670EBD" w:rsidRDefault="008D1426" w:rsidP="00670EBD">
      <w:pPr>
        <w:ind w:left="360"/>
      </w:pPr>
      <w:r w:rsidRPr="00B37DC9">
        <w:rPr>
          <w:noProof/>
          <w:lang w:eastAsia="ja-JP"/>
        </w:rPr>
        <w:drawing>
          <wp:inline distT="0" distB="0" distL="0" distR="0" wp14:anchorId="52BE2D5C" wp14:editId="4CA070A2">
            <wp:extent cx="4667250" cy="1979930"/>
            <wp:effectExtent l="0" t="0" r="0" b="1270"/>
            <wp:docPr id="31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1979930"/>
                    </a:xfrm>
                    <a:prstGeom prst="rect">
                      <a:avLst/>
                    </a:prstGeom>
                    <a:noFill/>
                    <a:ln>
                      <a:noFill/>
                    </a:ln>
                  </pic:spPr>
                </pic:pic>
              </a:graphicData>
            </a:graphic>
          </wp:inline>
        </w:drawing>
      </w:r>
    </w:p>
    <w:p w14:paraId="1DEFE4FB" w14:textId="5B676CFC" w:rsidR="00670EBD" w:rsidRDefault="00670EBD" w:rsidP="00670EBD">
      <w:pPr>
        <w:pStyle w:val="Epgrafe"/>
      </w:pPr>
      <w:bookmarkStart w:id="469" w:name="_Toc485893925"/>
      <w:bookmarkStart w:id="470" w:name="_Toc486016058"/>
      <w:r>
        <w:t xml:space="preserve">Figura </w:t>
      </w:r>
      <w:fldSimple w:instr=" STYLEREF 1 \s ">
        <w:r w:rsidR="00325219">
          <w:rPr>
            <w:noProof/>
          </w:rPr>
          <w:t>0</w:t>
        </w:r>
      </w:fldSimple>
      <w:r w:rsidR="0042492B">
        <w:noBreakHyphen/>
      </w:r>
      <w:fldSimple w:instr=" SEQ Figura \* ARABIC \s 1 ">
        <w:r w:rsidR="00325219">
          <w:rPr>
            <w:noProof/>
          </w:rPr>
          <w:t>12</w:t>
        </w:r>
      </w:fldSimple>
      <w:r>
        <w:t>: Árbol de Decisión</w:t>
      </w:r>
      <w:bookmarkEnd w:id="469"/>
      <w:bookmarkEnd w:id="470"/>
    </w:p>
    <w:p w14:paraId="1730281C" w14:textId="77777777" w:rsidR="00670EBD" w:rsidRDefault="00670EBD" w:rsidP="00670EBD">
      <w:r>
        <w:t>En cada paso de la construcción del árbol se suelen utilizar métricas para elegir el atributo que mejor discrimina la instancias por sus clases. Las métricas más comunes son:</w:t>
      </w:r>
    </w:p>
    <w:p w14:paraId="2D7F731E" w14:textId="77777777" w:rsidR="00670EBD" w:rsidRDefault="00670EBD" w:rsidP="00670EBD"/>
    <w:p w14:paraId="0D70218A" w14:textId="77777777" w:rsidR="00670EBD" w:rsidRDefault="00670EBD" w:rsidP="00670EBD">
      <w:r>
        <w:t>Entropía:</w:t>
      </w:r>
    </w:p>
    <w:p w14:paraId="21C3643B" w14:textId="0A70497D" w:rsidR="00670EBD" w:rsidRPr="008D1426" w:rsidRDefault="0040203D"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5FE8EEA5" w14:textId="77777777" w:rsidR="00670EBD" w:rsidRDefault="00670EBD" w:rsidP="00670EBD">
      <w:r>
        <w:t>Impureza de Gini:</w:t>
      </w:r>
    </w:p>
    <w:p w14:paraId="06180729" w14:textId="7C82D65E" w:rsidR="00670EBD" w:rsidRPr="008D1426" w:rsidRDefault="0040203D"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62D773DA" w14:textId="6FAEC44F" w:rsidR="00670EBD" w:rsidRPr="00C31705" w:rsidRDefault="00670EBD" w:rsidP="00670EBD">
      <w:r>
        <w:t xml:space="preserve">Siendo </w:t>
      </w:r>
      <m:oMath>
        <m:r>
          <w:rPr>
            <w:rFonts w:ascii="Cambria Math" w:hAnsi="Cambria Math"/>
          </w:rPr>
          <m:t>m</m:t>
        </m:r>
      </m:oMath>
      <w:r>
        <w:t xml:space="preserve"> el número de clases</w:t>
      </w:r>
    </w:p>
    <w:p w14:paraId="7E8468BA" w14:textId="77777777" w:rsidR="00670EBD" w:rsidRDefault="00670EBD" w:rsidP="00670EBD">
      <w:r>
        <w:lastRenderedPageBreak/>
        <w:t xml:space="preserve">Algoritmos de construcción de árboles de decisión como ID3 y C4.5 utilizan la ganancia de información respecto a la entropía de la clase una vez que se conocen los atributos. </w:t>
      </w:r>
    </w:p>
    <w:p w14:paraId="38B2B569" w14:textId="7F3B27FD" w:rsidR="00670EBD" w:rsidRPr="00126B27" w:rsidRDefault="00670EBD" w:rsidP="00670EBD">
      <w:pPr>
        <w:pStyle w:val="Ttulo3"/>
        <w:numPr>
          <w:ilvl w:val="0"/>
          <w:numId w:val="0"/>
        </w:numPr>
      </w:pPr>
      <w:bookmarkStart w:id="471" w:name="_Toc485893882"/>
      <w:bookmarkStart w:id="472" w:name="_Toc485972266"/>
      <w:bookmarkStart w:id="473" w:name="_Toc486015970"/>
      <w:r>
        <w:t>Redes Neuronales.</w:t>
      </w:r>
      <w:bookmarkEnd w:id="471"/>
      <w:bookmarkEnd w:id="472"/>
      <w:bookmarkEnd w:id="473"/>
    </w:p>
    <w:p w14:paraId="3AE65124" w14:textId="77777777" w:rsidR="00670EBD" w:rsidRDefault="00670EBD" w:rsidP="00670EBD">
      <w:r>
        <w:t>Estructuras constituidas por unidades (neuronas) inspiradas en dos principios fundamentales de las neuronas biológicas:</w:t>
      </w:r>
    </w:p>
    <w:p w14:paraId="30C39D4F" w14:textId="77777777" w:rsidR="00670EBD" w:rsidRDefault="00670EBD" w:rsidP="00670EBD">
      <w:pPr>
        <w:pStyle w:val="Prrafodelista"/>
        <w:numPr>
          <w:ilvl w:val="0"/>
          <w:numId w:val="7"/>
        </w:numPr>
      </w:pPr>
      <w:r>
        <w:t>Procesamiento de la información de forma distribuida.</w:t>
      </w:r>
    </w:p>
    <w:p w14:paraId="5B76A143" w14:textId="77777777" w:rsidR="00670EBD" w:rsidRDefault="00670EBD" w:rsidP="00670EBD">
      <w:pPr>
        <w:pStyle w:val="Prrafodelista"/>
        <w:numPr>
          <w:ilvl w:val="0"/>
          <w:numId w:val="7"/>
        </w:numPr>
      </w:pPr>
      <w:r>
        <w:t>Modificación de las conexiones a medida que se procesa la información.</w:t>
      </w:r>
    </w:p>
    <w:p w14:paraId="71155EB4" w14:textId="5332635A" w:rsidR="00670EBD" w:rsidRDefault="00670EBD" w:rsidP="00670EBD">
      <w:r>
        <w:t xml:space="preserve">Las neuronas están conectadas entre sí mediante enlaces con pesos asociados los cuales permiten la ponderación de la señal transmitido por el enlace. Además, cada neurona posee una función de activación que determina si la neurona transmite o no una señal a las neuronas adyacentes. Por lo general, la señal que entra en una neurona </w:t>
      </w:r>
      <m:oMath>
        <m:r>
          <w:rPr>
            <w:rFonts w:ascii="Cambria Math" w:hAnsi="Cambria Math"/>
          </w:rPr>
          <m:t>n</m:t>
        </m:r>
      </m:oMath>
      <w:r>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la señal de la i-ésima neurona conectada a la neurona </w:t>
      </w:r>
      <m:oMath>
        <m:r>
          <w:rPr>
            <w:rFonts w:ascii="Cambria Math" w:hAnsi="Cambria Math"/>
          </w:rPr>
          <m:t>n</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el i-ésimo peso asociado a la conexión por la que se transmite la señal a la neurona n.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t xml:space="preserve"> a la señal entrante a la neurona que deberá ser procesada por una función de activación </w:t>
      </w:r>
      <m:oMath>
        <m:r>
          <w:rPr>
            <w:rFonts w:ascii="Cambria Math" w:hAnsi="Cambria Math"/>
          </w:rPr>
          <m:t>f</m:t>
        </m:r>
      </m:oMath>
      <w:r>
        <w:t xml:space="preserve"> que determina si la neurona </w:t>
      </w:r>
      <m:oMath>
        <m:r>
          <w:rPr>
            <w:rFonts w:ascii="Cambria Math" w:hAnsi="Cambria Math"/>
          </w:rPr>
          <m:t>n</m:t>
        </m:r>
      </m:oMath>
      <w:r>
        <w:t xml:space="preserve"> se activa o no. Existen diferentes funciones de activación, algunas de las más usadas son:</w:t>
      </w:r>
    </w:p>
    <w:p w14:paraId="5BDF17A6" w14:textId="651BFC70" w:rsidR="00670EBD" w:rsidRPr="00CD4777" w:rsidRDefault="00670EBD" w:rsidP="00670EBD">
      <w:r w:rsidRPr="00126B27">
        <w:rPr>
          <w:b/>
        </w:rPr>
        <w:t>Identidad</w:t>
      </w:r>
      <w:r>
        <w:t xml:space="preserve">: </w:t>
      </w:r>
      <m:oMath>
        <m:r>
          <w:rPr>
            <w:rFonts w:ascii="Cambria Math" w:hAnsi="Cambria Math"/>
          </w:rPr>
          <m:t>f(yin)= yin</m:t>
        </m:r>
      </m:oMath>
      <w:r>
        <w:tab/>
      </w:r>
    </w:p>
    <w:p w14:paraId="189B29AD" w14:textId="78D1EBD5" w:rsidR="00670EBD" w:rsidRDefault="00670EBD" w:rsidP="00670EBD">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139A9AAE" w14:textId="4E7C6837" w:rsidR="00670EBD" w:rsidRPr="001B7A5F" w:rsidRDefault="00670EBD" w:rsidP="00670EBD">
      <w:pPr>
        <w:rPr>
          <w:lang w:val="en-US"/>
        </w:rPr>
      </w:pPr>
      <w:r w:rsidRPr="001B7A5F">
        <w:rPr>
          <w:b/>
          <w:lang w:val="en-US"/>
        </w:rPr>
        <w:t>Sigmoide</w:t>
      </w:r>
      <w:r w:rsidRPr="001B7A5F">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2D2CCDF8" w14:textId="2F06B120" w:rsidR="00670EBD" w:rsidRPr="00C56C87" w:rsidRDefault="00670EBD" w:rsidP="00670EBD">
      <w:r w:rsidRPr="00C56C87">
        <w:rPr>
          <w:b/>
        </w:rPr>
        <w:t xml:space="preserve">ReLU (Rectifier Linear Unit):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yin si yin ≥0</m:t>
                </m:r>
              </m:e>
            </m:eqArr>
          </m:e>
        </m:d>
      </m:oMath>
    </w:p>
    <w:p w14:paraId="2AE664E2" w14:textId="77777777" w:rsidR="00670EBD" w:rsidRDefault="00670EBD" w:rsidP="00670EBD">
      <w:r w:rsidRPr="001D6328">
        <w:t>Las diferentes estructuras formadas</w:t>
      </w:r>
      <w:r>
        <w:t xml:space="preserve"> por</w:t>
      </w:r>
      <w:r w:rsidRPr="001D6328">
        <w:t xml:space="preserve"> neuronas permiten el aprendizaje de patrones a trav</w:t>
      </w:r>
      <w:r>
        <w:t xml:space="preserve">és de la modificación de sus pesos, para realizar dicha modificación existen diferentes algoritmos dependiendo de la estructura que forme las </w:t>
      </w:r>
      <w:r w:rsidR="000C42D0">
        <w:t>neuronas</w:t>
      </w:r>
      <w:r>
        <w:t>. En relación al número de capas intermedias (capas ocultas) alguna de las reglas para modificar pesos son:</w:t>
      </w:r>
    </w:p>
    <w:p w14:paraId="63B8F802" w14:textId="77777777" w:rsidR="00670EBD" w:rsidRDefault="00670EBD" w:rsidP="00670EBD">
      <w:pPr>
        <w:pStyle w:val="Prrafodelista"/>
        <w:numPr>
          <w:ilvl w:val="0"/>
          <w:numId w:val="43"/>
        </w:numPr>
      </w:pPr>
      <w:r>
        <w:rPr>
          <w:b/>
        </w:rPr>
        <w:t xml:space="preserve">Redes </w:t>
      </w:r>
      <w:r w:rsidRPr="001236C2">
        <w:rPr>
          <w:b/>
        </w:rPr>
        <w:t>monocapa</w:t>
      </w:r>
      <w:r>
        <w:t>: algoritmo de aprendizaje de perceptrón y algoritmo de aprendizaje de Adaline (basado en descenso por gradiente).</w:t>
      </w:r>
    </w:p>
    <w:p w14:paraId="4A0F509F" w14:textId="77777777" w:rsidR="00670EBD" w:rsidRPr="001D6328" w:rsidRDefault="00670EBD" w:rsidP="00670EBD">
      <w:pPr>
        <w:pStyle w:val="Prrafodelista"/>
        <w:numPr>
          <w:ilvl w:val="0"/>
          <w:numId w:val="43"/>
        </w:numPr>
      </w:pPr>
      <w:r>
        <w:rPr>
          <w:b/>
        </w:rPr>
        <w:t>Redes multicapa</w:t>
      </w:r>
      <w:r w:rsidRPr="001236C2">
        <w:t>:</w:t>
      </w:r>
      <w:r>
        <w:t xml:space="preserve"> algoritmo </w:t>
      </w:r>
      <w:r w:rsidRPr="000C42D0">
        <w:rPr>
          <w:i/>
        </w:rPr>
        <w:t>backpropagation</w:t>
      </w:r>
      <w:r>
        <w:t xml:space="preserve"> (basado en la retropropagación del error desde la capa de salida a las de entrada pasando por las ocultas).</w:t>
      </w:r>
    </w:p>
    <w:p w14:paraId="4894D32E" w14:textId="77777777" w:rsidR="00670EBD" w:rsidRPr="001D6328" w:rsidRDefault="00670EBD" w:rsidP="00670EBD"/>
    <w:p w14:paraId="10766960" w14:textId="0F071F54" w:rsidR="00670EBD" w:rsidRDefault="008D1426" w:rsidP="00670EBD">
      <w:r w:rsidRPr="00B37DC9">
        <w:rPr>
          <w:noProof/>
          <w:lang w:eastAsia="ja-JP"/>
        </w:rPr>
        <w:drawing>
          <wp:inline distT="0" distB="0" distL="0" distR="0" wp14:anchorId="1C82B72C" wp14:editId="64904DD7">
            <wp:extent cx="4858385" cy="1677670"/>
            <wp:effectExtent l="0" t="0" r="0" b="0"/>
            <wp:docPr id="31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29B53D4D" w14:textId="7102075B" w:rsidR="00670EBD" w:rsidRPr="00445901" w:rsidRDefault="00670EBD" w:rsidP="00670EBD">
      <w:pPr>
        <w:pStyle w:val="Epgrafe"/>
      </w:pPr>
      <w:bookmarkStart w:id="474" w:name="_Toc485893926"/>
      <w:bookmarkStart w:id="475" w:name="_Toc486016059"/>
      <w:r>
        <w:t xml:space="preserve">Figura </w:t>
      </w:r>
      <w:fldSimple w:instr=" STYLEREF 1 \s ">
        <w:r w:rsidR="00325219">
          <w:rPr>
            <w:noProof/>
          </w:rPr>
          <w:t>0</w:t>
        </w:r>
      </w:fldSimple>
      <w:r w:rsidR="0042492B">
        <w:noBreakHyphen/>
      </w:r>
      <w:fldSimple w:instr=" SEQ Figura \* ARABIC \s 1 ">
        <w:r w:rsidR="00325219">
          <w:rPr>
            <w:noProof/>
          </w:rPr>
          <w:t>13</w:t>
        </w:r>
      </w:fldSimple>
      <w:r>
        <w:t>: Redes Neuronales</w:t>
      </w:r>
      <w:bookmarkEnd w:id="474"/>
      <w:bookmarkEnd w:id="475"/>
    </w:p>
    <w:p w14:paraId="28FD7A02" w14:textId="77777777" w:rsidR="00670EBD" w:rsidRDefault="00670EBD" w:rsidP="00670EBD">
      <w:pPr>
        <w:sectPr w:rsidR="00670EBD" w:rsidSect="00FC7C4E">
          <w:type w:val="oddPage"/>
          <w:pgSz w:w="11906" w:h="16838"/>
          <w:pgMar w:top="1417" w:right="1701" w:bottom="1417" w:left="1701" w:header="708" w:footer="708" w:gutter="0"/>
          <w:cols w:space="708"/>
          <w:docGrid w:linePitch="360"/>
        </w:sectPr>
      </w:pPr>
    </w:p>
    <w:p w14:paraId="1F3E59B3" w14:textId="021D3E21" w:rsidR="00473F37" w:rsidRDefault="00473F37" w:rsidP="00473F37">
      <w:pPr>
        <w:pStyle w:val="Ttulo2"/>
        <w:numPr>
          <w:ilvl w:val="0"/>
          <w:numId w:val="0"/>
        </w:numPr>
        <w:jc w:val="center"/>
      </w:pPr>
      <w:bookmarkStart w:id="476" w:name="_Anexo_D:_Clasificadores"/>
      <w:bookmarkStart w:id="477" w:name="_Toc485972267"/>
      <w:bookmarkStart w:id="478" w:name="_Toc486015971"/>
      <w:bookmarkEnd w:id="476"/>
      <w:r w:rsidRPr="00F67642">
        <w:lastRenderedPageBreak/>
        <w:t xml:space="preserve">Anexo </w:t>
      </w:r>
      <w:r>
        <w:t>D: Clasificadores sensibles a costes</w:t>
      </w:r>
      <w:bookmarkEnd w:id="477"/>
      <w:bookmarkEnd w:id="478"/>
    </w:p>
    <w:p w14:paraId="3603D9A1" w14:textId="77777777" w:rsidR="00473F37" w:rsidRPr="00F67642" w:rsidRDefault="00473F37" w:rsidP="00473F37"/>
    <w:p w14:paraId="4CC0D8C5" w14:textId="77777777" w:rsidR="00473F37" w:rsidRDefault="00473F37" w:rsidP="00473F37">
      <w:r>
        <w:t xml:space="preserve">Un clasificador mapea las </w:t>
      </w:r>
      <w:r w:rsidRPr="009705BC">
        <w:rPr>
          <w:i/>
        </w:rPr>
        <w:t>instancias</w:t>
      </w:r>
      <w:r>
        <w:t xml:space="preserve"> en </w:t>
      </w:r>
      <w:r>
        <w:rPr>
          <w:i/>
        </w:rPr>
        <w:t xml:space="preserve">clases. </w:t>
      </w:r>
      <w:r w:rsidRPr="00B917CA">
        <w:t xml:space="preserve">Ello puede llevarse a cabo con </w:t>
      </w:r>
      <w:r>
        <w:t xml:space="preserve">dos tipos de clasificadores según el </w:t>
      </w:r>
      <w:r w:rsidRPr="00B917CA">
        <w:rPr>
          <w:i/>
        </w:rPr>
        <w:t>tipo de salida</w:t>
      </w:r>
      <w:r>
        <w:t xml:space="preserve"> que proporcionan:</w:t>
      </w:r>
    </w:p>
    <w:p w14:paraId="1D48CAE5" w14:textId="77777777" w:rsidR="00473F37" w:rsidRDefault="00473F37" w:rsidP="00473F37">
      <w:pPr>
        <w:pStyle w:val="Prrafodelista"/>
        <w:numPr>
          <w:ilvl w:val="0"/>
          <w:numId w:val="26"/>
        </w:numPr>
      </w:pPr>
      <w:r w:rsidRPr="00F67642">
        <w:rPr>
          <w:i/>
        </w:rPr>
        <w:t>discreta</w:t>
      </w:r>
      <w:r>
        <w:t>: proporcionan solo una etiqueta que indica la clase predicha para la instancia (p.e. árboles de decisión) y</w:t>
      </w:r>
    </w:p>
    <w:p w14:paraId="0C9C780E" w14:textId="1E22A2EB" w:rsidR="00473F37" w:rsidRDefault="00473F37" w:rsidP="00473F37">
      <w:pPr>
        <w:pStyle w:val="Prrafodelista"/>
        <w:numPr>
          <w:ilvl w:val="0"/>
          <w:numId w:val="26"/>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rsidR="00ED4398">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9B661CA" w14:textId="77777777" w:rsidR="00473F37" w:rsidRDefault="00473F37" w:rsidP="00473F37">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14D25EC6" w14:textId="5E09AFDC" w:rsidR="00473F37" w:rsidRDefault="008D1426" w:rsidP="00473F37">
      <w:pPr>
        <w:ind w:left="576"/>
      </w:pPr>
      <w:r w:rsidRPr="00FB2127">
        <w:rPr>
          <w:noProof/>
          <w:lang w:eastAsia="ja-JP"/>
        </w:rPr>
        <w:drawing>
          <wp:inline distT="0" distB="0" distL="0" distR="0" wp14:anchorId="5DB9C988" wp14:editId="729F22DF">
            <wp:extent cx="5470525" cy="2218690"/>
            <wp:effectExtent l="0" t="0" r="0" b="0"/>
            <wp:docPr id="30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2218690"/>
                    </a:xfrm>
                    <a:prstGeom prst="rect">
                      <a:avLst/>
                    </a:prstGeom>
                    <a:noFill/>
                    <a:ln>
                      <a:noFill/>
                    </a:ln>
                  </pic:spPr>
                </pic:pic>
              </a:graphicData>
            </a:graphic>
          </wp:inline>
        </w:drawing>
      </w:r>
    </w:p>
    <w:p w14:paraId="658A83FB" w14:textId="384AFEF2" w:rsidR="00473F37" w:rsidRDefault="00473F37" w:rsidP="00473F37">
      <w:pPr>
        <w:pStyle w:val="Epgrafe"/>
      </w:pPr>
      <w:r>
        <w:t>Figura</w:t>
      </w:r>
      <w:fldSimple w:instr=" STYLEREF 1 \s ">
        <w:r w:rsidR="00325219">
          <w:rPr>
            <w:noProof/>
          </w:rPr>
          <w:t>0</w:t>
        </w:r>
      </w:fldSimple>
      <w:r>
        <w:noBreakHyphen/>
      </w:r>
      <w:fldSimple w:instr=" SEQ Fig. \* ARABIC \s 1 ">
        <w:r w:rsidR="00325219">
          <w:rPr>
            <w:noProof/>
          </w:rPr>
          <w:t>1</w:t>
        </w:r>
      </w:fldSimple>
      <w:r>
        <w:t>: Matrices de Confusión para Umbrales Distintos</w:t>
      </w:r>
    </w:p>
    <w:p w14:paraId="0DF61AEA" w14:textId="6AD76495" w:rsidR="00473F37" w:rsidRDefault="00473F37" w:rsidP="00473F37">
      <w:r>
        <w:t xml:space="preserve">En efecto, si llamamos </w:t>
      </w:r>
      <m:oMath>
        <m:r>
          <w:rPr>
            <w:rFonts w:ascii="Cambria Math" w:hAnsi="Cambria Math"/>
          </w:rPr>
          <m:t>umbral=θ∈R</m:t>
        </m:r>
      </m:oMath>
      <w:r>
        <w:t xml:space="preserve"> tendremos que </w:t>
      </w:r>
    </w:p>
    <w:p w14:paraId="3573379C" w14:textId="77777777" w:rsidR="00473F37" w:rsidRPr="00B869D8" w:rsidRDefault="00473F37" w:rsidP="00473F37">
      <w:pPr>
        <w:ind w:left="567"/>
      </w:pPr>
    </w:p>
    <w:tbl>
      <w:tblPr>
        <w:tblW w:w="0" w:type="auto"/>
        <w:tblInd w:w="1413" w:type="dxa"/>
        <w:tblLook w:val="04A0" w:firstRow="1" w:lastRow="0" w:firstColumn="1" w:lastColumn="0" w:noHBand="0" w:noVBand="1"/>
      </w:tblPr>
      <w:tblGrid>
        <w:gridCol w:w="5499"/>
        <w:gridCol w:w="1582"/>
      </w:tblGrid>
      <w:tr w:rsidR="00473F37" w14:paraId="2F3C4C78" w14:textId="77777777" w:rsidTr="00FC7C4E">
        <w:tc>
          <w:tcPr>
            <w:tcW w:w="5499" w:type="dxa"/>
          </w:tcPr>
          <w:p w14:paraId="202922C8" w14:textId="1A330774" w:rsidR="00473F37" w:rsidRPr="008D1426" w:rsidRDefault="0040203D"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x</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65281497" w14:textId="3516C19D" w:rsidR="00473F37" w:rsidRPr="00C17B2B" w:rsidRDefault="00473F37" w:rsidP="00FC7C4E">
            <w:pPr>
              <w:pStyle w:val="Epgrafe"/>
              <w:ind w:left="567"/>
            </w:pPr>
            <w:bookmarkStart w:id="479" w:name="_Ref485638053"/>
            <w:r>
              <w:t xml:space="preserve">Ec.( </w:t>
            </w:r>
            <w:fldSimple w:instr=" STYLEREF 1 \s ">
              <w:r w:rsidR="00325219">
                <w:rPr>
                  <w:noProof/>
                </w:rPr>
                <w:t>0</w:t>
              </w:r>
            </w:fldSimple>
            <w:r>
              <w:noBreakHyphen/>
            </w:r>
            <w:fldSimple w:instr=" SEQ Ec._( \* ARABIC \s 1 ">
              <w:r w:rsidR="00325219">
                <w:rPr>
                  <w:noProof/>
                </w:rPr>
                <w:t>2</w:t>
              </w:r>
            </w:fldSimple>
            <w:r>
              <w:t>)</w:t>
            </w:r>
            <w:bookmarkEnd w:id="479"/>
          </w:p>
          <w:p w14:paraId="4DAADF10" w14:textId="77777777" w:rsidR="00473F37" w:rsidRPr="007E7BC2" w:rsidRDefault="00473F37" w:rsidP="00FC7C4E">
            <w:pPr>
              <w:keepNext/>
              <w:spacing w:before="60" w:after="240"/>
              <w:ind w:left="567"/>
              <w:rPr>
                <w:sz w:val="22"/>
              </w:rPr>
            </w:pPr>
          </w:p>
        </w:tc>
      </w:tr>
      <w:tr w:rsidR="00473F37" w14:paraId="4A1F0B6D" w14:textId="77777777" w:rsidTr="00FC7C4E">
        <w:tc>
          <w:tcPr>
            <w:tcW w:w="5499" w:type="dxa"/>
          </w:tcPr>
          <w:p w14:paraId="374E6166" w14:textId="00824BFC" w:rsidR="00473F37" w:rsidRPr="008D1426" w:rsidRDefault="0040203D"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y</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4FB5CAC" w14:textId="5ED47CB5" w:rsidR="00473F37" w:rsidRDefault="00473F37" w:rsidP="00FC7C4E">
            <w:pPr>
              <w:pStyle w:val="Epgrafe"/>
              <w:spacing w:before="240"/>
              <w:ind w:left="567"/>
            </w:pPr>
            <w:bookmarkStart w:id="480" w:name="_Ref482099693"/>
            <w:r>
              <w:t>Ec. (</w:t>
            </w:r>
            <w:fldSimple w:instr=" STYLEREF 1 \s ">
              <w:r w:rsidR="00325219">
                <w:rPr>
                  <w:noProof/>
                </w:rPr>
                <w:t>0</w:t>
              </w:r>
            </w:fldSimple>
            <w:r>
              <w:noBreakHyphen/>
            </w:r>
            <w:fldSimple w:instr=" SEQ Ec._( \* ARABIC \s 1 ">
              <w:r w:rsidR="00325219">
                <w:rPr>
                  <w:noProof/>
                </w:rPr>
                <w:t>3</w:t>
              </w:r>
            </w:fldSimple>
            <w:r>
              <w:t>)</w:t>
            </w:r>
            <w:bookmarkEnd w:id="480"/>
          </w:p>
        </w:tc>
      </w:tr>
    </w:tbl>
    <w:p w14:paraId="24061F61" w14:textId="77777777" w:rsidR="00473F37" w:rsidRPr="00091B1A" w:rsidRDefault="00473F37" w:rsidP="00473F37">
      <w:r>
        <w:t>Que son las ecuaciones paramétricas de la curva ROC al variar los valores del umbral.</w:t>
      </w:r>
    </w:p>
    <w:p w14:paraId="19EE8A5B" w14:textId="70662721" w:rsidR="00473F37" w:rsidRDefault="00473F37" w:rsidP="00473F37">
      <w:r>
        <w:t xml:space="preserve">Entre </w:t>
      </w:r>
      <w:r>
        <w:fldChar w:fldCharType="begin"/>
      </w:r>
      <w:r>
        <w:instrText xml:space="preserve"> REF _Ref485638053 \h </w:instrText>
      </w:r>
      <w:r>
        <w:fldChar w:fldCharType="separate"/>
      </w:r>
      <w:r w:rsidR="00325219">
        <w:t xml:space="preserve">Ec.( </w:t>
      </w:r>
      <w:r w:rsidR="00325219">
        <w:rPr>
          <w:noProof/>
        </w:rPr>
        <w:t>0</w:t>
      </w:r>
      <w:r w:rsidR="00325219">
        <w:noBreakHyphen/>
      </w:r>
      <w:r w:rsidR="00325219">
        <w:rPr>
          <w:noProof/>
        </w:rPr>
        <w:t>2</w:t>
      </w:r>
      <w:r w:rsidR="00325219">
        <w:t>)</w:t>
      </w:r>
      <w:r>
        <w:fldChar w:fldCharType="end"/>
      </w:r>
      <w:r w:rsidR="000C42D0">
        <w:t xml:space="preserve"> </w:t>
      </w:r>
      <w:r>
        <w:t xml:space="preserve">y </w:t>
      </w:r>
      <w:r>
        <w:fldChar w:fldCharType="begin"/>
      </w:r>
      <w:r>
        <w:instrText xml:space="preserve"> REF _Ref482099693 \h </w:instrText>
      </w:r>
      <w:r>
        <w:fldChar w:fldCharType="separate"/>
      </w:r>
      <w:r w:rsidR="00325219">
        <w:t>Ec. (</w:t>
      </w:r>
      <w:r w:rsidR="00325219">
        <w:rPr>
          <w:noProof/>
        </w:rPr>
        <w:t>0</w:t>
      </w:r>
      <w:r w:rsidR="00325219">
        <w:noBreakHyphen/>
      </w:r>
      <w:r w:rsidR="00325219">
        <w:rPr>
          <w:noProof/>
        </w:rPr>
        <w:t>3</w:t>
      </w:r>
      <w:r w:rsidR="00325219">
        <w:t>)</w:t>
      </w:r>
      <w:r>
        <w:fldChar w:fldCharType="end"/>
      </w:r>
      <w:r>
        <w:t xml:space="preserve"> podemos eliminar θ y obtenemos la ecuación de la </w:t>
      </w:r>
      <w:r w:rsidRPr="00407702">
        <w:rPr>
          <w:i/>
        </w:rPr>
        <w:t>ROC</w:t>
      </w:r>
      <w:r>
        <w:t>:</w:t>
      </w:r>
    </w:p>
    <w:p w14:paraId="6F3E8EC9" w14:textId="2293A821" w:rsidR="00473F37" w:rsidRPr="008D1426" w:rsidRDefault="0040203D" w:rsidP="00473F37">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DF8AB08" w14:textId="12645708" w:rsidR="00473F37" w:rsidRPr="00C17B2B" w:rsidRDefault="00473F37" w:rsidP="00473F37">
      <w:r>
        <w:t xml:space="preserve">Si planteamos lo anterior en términos de </w:t>
      </w:r>
      <w:r w:rsidRPr="00CD24DD">
        <w:rPr>
          <w:i/>
        </w:rPr>
        <w:t xml:space="preserve">contraste de </w:t>
      </w:r>
      <w:r w:rsidR="000C42D0" w:rsidRPr="00CD24DD">
        <w:rPr>
          <w:i/>
        </w:rPr>
        <w:t>hipótesis en</w:t>
      </w:r>
      <w:r>
        <w:t xml:space="preserve">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rsidR="00ED4398">
        <w:instrText>”</w:instrText>
      </w:r>
      <w:r>
        <w:fldChar w:fldCharType="end"/>
      </w:r>
      <w:r>
        <w:t xml:space="preserve"> y </w:t>
      </w:r>
      <w:r w:rsidRPr="006122C7">
        <w:rPr>
          <w:b/>
          <w:i/>
        </w:rPr>
        <w:t>fp</w:t>
      </w:r>
      <w:r w:rsidR="000C42D0">
        <w:rPr>
          <w:b/>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rsidR="00ED4398">
        <w:instrText>”</w:instrText>
      </w:r>
      <w:r>
        <w:fldChar w:fldCharType="end"/>
      </w:r>
      <w:r>
        <w:t>.</w:t>
      </w:r>
    </w:p>
    <w:p w14:paraId="57C62F0A" w14:textId="77777777" w:rsidR="00473F37" w:rsidRDefault="00473F37" w:rsidP="00473F37">
      <w:r>
        <w:t xml:space="preserve">Puede ocurrir que existan, como en medicina o control de fraude, </w:t>
      </w:r>
      <w:r w:rsidRPr="00B917CA">
        <w:rPr>
          <w:i/>
        </w:rPr>
        <w:t>diferencia</w:t>
      </w:r>
      <w:r>
        <w:rPr>
          <w:i/>
        </w:rPr>
        <w:t>s</w:t>
      </w:r>
      <w:r w:rsidR="000C42D0">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0C42D0">
        <w:rPr>
          <w:i/>
        </w:rPr>
        <w:t xml:space="preserve"> </w:t>
      </w:r>
      <w:r>
        <w:t xml:space="preserve">y, en este caso, se nos plantea el problema de seleccionar el </w:t>
      </w:r>
      <w:r w:rsidRPr="00CD24DD">
        <w:rPr>
          <w:i/>
        </w:rPr>
        <w:t>umbral de clasificación</w:t>
      </w:r>
      <w:r w:rsidR="000C42D0">
        <w:rPr>
          <w:i/>
        </w:rPr>
        <w:t xml:space="preserve"> </w:t>
      </w:r>
      <w:r>
        <w:t xml:space="preserve">más adecuado. </w:t>
      </w:r>
    </w:p>
    <w:p w14:paraId="69078A5E" w14:textId="3132B6D6" w:rsidR="00473F37" w:rsidRDefault="00473F37" w:rsidP="00473F37">
      <w:pPr>
        <w:pStyle w:val="Prrafodelista"/>
        <w:numPr>
          <w:ilvl w:val="0"/>
          <w:numId w:val="21"/>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rsidR="00325219">
        <w:t>Ec.(</w:t>
      </w:r>
      <w:r w:rsidR="00325219">
        <w:rPr>
          <w:noProof/>
        </w:rPr>
        <w:t>0</w:t>
      </w:r>
      <w:r w:rsidR="00325219">
        <w:noBreakHyphen/>
      </w:r>
      <w:r w:rsidR="00325219">
        <w:rPr>
          <w:noProof/>
        </w:rPr>
        <w:t>1</w:t>
      </w:r>
      <w:r w:rsidR="00325219">
        <w:t>)</w:t>
      </w:r>
      <w:r>
        <w:fldChar w:fldCharType="end"/>
      </w:r>
      <w:r>
        <w:t xml:space="preserve">] o utilizando el ROC de manera que la </w:t>
      </w:r>
      <w:r w:rsidRPr="00BE1224">
        <w:rPr>
          <w:i/>
        </w:rPr>
        <w:t>AUC</w:t>
      </w:r>
      <w:r w:rsidR="000C42D0">
        <w:rPr>
          <w:i/>
        </w:rPr>
        <w:t xml:space="preserve"> </w:t>
      </w:r>
      <w:r w:rsidRPr="00BE1224">
        <w:rPr>
          <w:i/>
        </w:rPr>
        <w:t>sea lo mayor posible</w:t>
      </w:r>
      <w:r>
        <w:t>.</w:t>
      </w:r>
    </w:p>
    <w:p w14:paraId="61541C07" w14:textId="68E38F54" w:rsidR="00473F37" w:rsidRDefault="00473F37" w:rsidP="00473F37">
      <w:pPr>
        <w:pStyle w:val="Prrafodelista"/>
        <w:numPr>
          <w:ilvl w:val="0"/>
          <w:numId w:val="21"/>
        </w:numPr>
      </w:pPr>
      <w:r>
        <w:lastRenderedPageBreak/>
        <w:t>Si los costes son diferentes y conocidos, cabe construir una curva de costes a partir de la ROC y seleccionar el umbral de coste mínimo (</w:t>
      </w:r>
      <w:r w:rsidR="006D5BE3">
        <w:fldChar w:fldCharType="begin"/>
      </w:r>
      <w:r w:rsidR="006D5BE3">
        <w:instrText xml:space="preserve"> REF _Ref485972381 \h </w:instrText>
      </w:r>
      <w:r w:rsidR="006D5BE3">
        <w:fldChar w:fldCharType="separate"/>
      </w:r>
      <w:r w:rsidR="00325219">
        <w:t xml:space="preserve">Figura </w:t>
      </w:r>
      <w:r w:rsidR="00325219">
        <w:rPr>
          <w:noProof/>
        </w:rPr>
        <w:t>0</w:t>
      </w:r>
      <w:r w:rsidR="00325219">
        <w:noBreakHyphen/>
      </w:r>
      <w:r w:rsidR="00325219">
        <w:rPr>
          <w:noProof/>
        </w:rPr>
        <w:t>14</w:t>
      </w:r>
      <w:r w:rsidR="006D5BE3">
        <w:fldChar w:fldCharType="end"/>
      </w:r>
      <w:r>
        <w:t>).</w:t>
      </w:r>
    </w:p>
    <w:p w14:paraId="72C41740" w14:textId="34C933C1" w:rsidR="00473F37" w:rsidRDefault="008D1426" w:rsidP="00473F37">
      <w:pPr>
        <w:ind w:left="567"/>
      </w:pPr>
      <w:r w:rsidRPr="00FB2127">
        <w:rPr>
          <w:noProof/>
          <w:lang w:eastAsia="ja-JP"/>
        </w:rPr>
        <w:drawing>
          <wp:inline distT="0" distB="0" distL="0" distR="0" wp14:anchorId="707A4C61" wp14:editId="57961C51">
            <wp:extent cx="4866005" cy="2568575"/>
            <wp:effectExtent l="0" t="0" r="0" b="3175"/>
            <wp:docPr id="30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6005" cy="2568575"/>
                    </a:xfrm>
                    <a:prstGeom prst="rect">
                      <a:avLst/>
                    </a:prstGeom>
                    <a:noFill/>
                    <a:ln>
                      <a:noFill/>
                    </a:ln>
                  </pic:spPr>
                </pic:pic>
              </a:graphicData>
            </a:graphic>
          </wp:inline>
        </w:drawing>
      </w:r>
    </w:p>
    <w:p w14:paraId="67BCE2DD" w14:textId="5E4C63DC" w:rsidR="00473F37" w:rsidRDefault="00473F37" w:rsidP="00473F37">
      <w:pPr>
        <w:pStyle w:val="Epgrafe"/>
      </w:pPr>
      <w:bookmarkStart w:id="481" w:name="_Ref485972381"/>
      <w:bookmarkStart w:id="482" w:name="_Ref485972371"/>
      <w:bookmarkStart w:id="483" w:name="_Toc486016060"/>
      <w:r>
        <w:t xml:space="preserve">Figura </w:t>
      </w:r>
      <w:fldSimple w:instr=" STYLEREF 1 \s ">
        <w:r w:rsidR="00325219">
          <w:rPr>
            <w:noProof/>
          </w:rPr>
          <w:t>0</w:t>
        </w:r>
      </w:fldSimple>
      <w:r w:rsidR="0042492B">
        <w:noBreakHyphen/>
      </w:r>
      <w:fldSimple w:instr=" SEQ Figura \* ARABIC \s 1 ">
        <w:r w:rsidR="00325219">
          <w:rPr>
            <w:noProof/>
          </w:rPr>
          <w:t>14</w:t>
        </w:r>
      </w:fldSimple>
      <w:bookmarkEnd w:id="481"/>
      <w:r>
        <w:t xml:space="preserve">: </w:t>
      </w:r>
      <w:r w:rsidRPr="001928EE">
        <w:t>ROC y Curva de Costo</w:t>
      </w:r>
      <w:bookmarkEnd w:id="482"/>
      <w:bookmarkEnd w:id="483"/>
    </w:p>
    <w:p w14:paraId="545838C9" w14:textId="77777777" w:rsidR="00473F37" w:rsidRDefault="00473F37" w:rsidP="00473F37">
      <w:r>
        <w:t>Para ello tendremos en cuenta que</w:t>
      </w:r>
    </w:p>
    <w:p w14:paraId="57876490" w14:textId="1BB3AF9E" w:rsidR="00473F37" w:rsidRPr="008D1426" w:rsidRDefault="008D1426" w:rsidP="00473F37">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029D796" w14:textId="77777777" w:rsidR="00473F37" w:rsidRDefault="00473F37" w:rsidP="00473F37">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0403EDA" w14:textId="77777777" w:rsidR="00473F37" w:rsidRDefault="00473F37" w:rsidP="00473F37">
      <w:r>
        <w:t>P.e. entre los resultados de un clasificador con dos umbrales distintos</w:t>
      </w:r>
      <w:r>
        <w:rPr>
          <w:rStyle w:val="Refdenotaalpie"/>
        </w:rPr>
        <w:footnoteReference w:id="9"/>
      </w:r>
      <w:r>
        <w:t xml:space="preserve"> y matrices de confusión mostradas en la figura con sus métricas:</w:t>
      </w:r>
    </w:p>
    <w:p w14:paraId="1BB8153B" w14:textId="77777777" w:rsidR="00473F37" w:rsidRDefault="00473F37" w:rsidP="00473F37">
      <w:pPr>
        <w:rPr>
          <w:noProof/>
        </w:rPr>
      </w:pPr>
      <w:r>
        <w:rPr>
          <w:noProof/>
        </w:rPr>
        <w:object w:dxaOrig="12555" w:dyaOrig="3660" w14:anchorId="5679CA1C">
          <v:shape id="_x0000_i2182" type="#_x0000_t75" style="width:417.35pt;height:122.65pt" o:ole="">
            <v:imagedata r:id="rId77" o:title=""/>
          </v:shape>
          <o:OLEObject Type="Embed" ProgID="PBrush" ShapeID="_x0000_i2182" DrawAspect="Content" ObjectID="_1559839376" r:id="rId78"/>
        </w:object>
      </w:r>
    </w:p>
    <w:p w14:paraId="001326BE" w14:textId="35F3900F" w:rsidR="00473F37" w:rsidRDefault="00473F37" w:rsidP="00473F37">
      <w:pPr>
        <w:pStyle w:val="Epgrafe"/>
        <w:rPr>
          <w:noProof/>
        </w:rPr>
      </w:pPr>
      <w:bookmarkStart w:id="484" w:name="_Toc486016086"/>
      <w:r>
        <w:t xml:space="preserve">Tabla </w:t>
      </w:r>
      <w:fldSimple w:instr=" STYLEREF 1 \s ">
        <w:r w:rsidR="00325219">
          <w:rPr>
            <w:noProof/>
          </w:rPr>
          <w:t>0</w:t>
        </w:r>
      </w:fldSimple>
      <w:r>
        <w:noBreakHyphen/>
      </w:r>
      <w:fldSimple w:instr=" SEQ Tabla \* ARABIC \s 1 ">
        <w:r w:rsidR="00325219">
          <w:rPr>
            <w:noProof/>
          </w:rPr>
          <w:t>6</w:t>
        </w:r>
      </w:fldSimple>
      <w:r>
        <w:t xml:space="preserve">: </w:t>
      </w:r>
      <w:r w:rsidRPr="009E697C">
        <w:t>Comparación de Umbrales</w:t>
      </w:r>
      <w:bookmarkEnd w:id="484"/>
    </w:p>
    <w:p w14:paraId="7D0E6857" w14:textId="77777777" w:rsidR="00DE0B32" w:rsidRDefault="00473F37" w:rsidP="00473F37">
      <w:pPr>
        <w:jc w:val="left"/>
        <w:sectPr w:rsidR="00DE0B32" w:rsidSect="00473F37">
          <w:headerReference w:type="even" r:id="rId79"/>
          <w:headerReference w:type="default" r:id="rId80"/>
          <w:type w:val="oddPage"/>
          <w:pgSz w:w="11906" w:h="16838" w:code="9"/>
          <w:pgMar w:top="1418" w:right="1418" w:bottom="1418" w:left="1701" w:header="708" w:footer="708" w:gutter="0"/>
          <w:cols w:space="708"/>
          <w:docGrid w:linePitch="360"/>
        </w:sectPr>
      </w:pPr>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2329815D" w14:textId="410E3523" w:rsidR="00473F37" w:rsidRDefault="00473F37" w:rsidP="00473F37">
      <w:pPr>
        <w:pStyle w:val="Ttulo2"/>
        <w:numPr>
          <w:ilvl w:val="0"/>
          <w:numId w:val="0"/>
        </w:numPr>
        <w:jc w:val="center"/>
      </w:pPr>
      <w:bookmarkStart w:id="485" w:name="_Anexo_V:_Generación"/>
      <w:bookmarkStart w:id="486" w:name="_Toc485972268"/>
      <w:bookmarkStart w:id="487" w:name="_Toc486015972"/>
      <w:bookmarkEnd w:id="485"/>
      <w:r>
        <w:lastRenderedPageBreak/>
        <w:t>Anexo E: Relación de sinonimia</w:t>
      </w:r>
      <w:bookmarkEnd w:id="486"/>
      <w:bookmarkEnd w:id="487"/>
    </w:p>
    <w:p w14:paraId="0A548EF3" w14:textId="77777777" w:rsidR="00473F37" w:rsidRDefault="00473F37" w:rsidP="00473F37"/>
    <w:p w14:paraId="68FCC2A9" w14:textId="77777777" w:rsidR="00473F37" w:rsidRPr="00B91A5C" w:rsidRDefault="00473F37" w:rsidP="00473F37">
      <w:r w:rsidRPr="00B91A5C">
        <w:t>Una dificultad en PLN es la falta de herramientas para idiomas distintos del inglés.</w:t>
      </w:r>
    </w:p>
    <w:p w14:paraId="43C4CB0D" w14:textId="77777777" w:rsidR="00473F37" w:rsidRPr="00B91A5C" w:rsidRDefault="00473F37" w:rsidP="00473F37">
      <w:r w:rsidRPr="00B91A5C">
        <w:t>P.e. si queremos obtener sinónimos de una palabra el mecanismo es:</w:t>
      </w:r>
    </w:p>
    <w:p w14:paraId="6FAE7CA6" w14:textId="77777777" w:rsidR="00473F37" w:rsidRDefault="00473F37" w:rsidP="00473F37">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13F0DEB9" w14:textId="77777777" w:rsidR="00473F37" w:rsidRDefault="00473F37" w:rsidP="00473F37">
      <w:pPr>
        <w:rPr>
          <w:color w:val="000000"/>
        </w:rPr>
      </w:pPr>
      <w:r>
        <w:rPr>
          <w:color w:val="000000"/>
        </w:rPr>
        <w:t xml:space="preserve">Nota: </w:t>
      </w:r>
      <w:r w:rsidRPr="00B91A5C">
        <w:rPr>
          <w:color w:val="000000"/>
        </w:rPr>
        <w:t>WordNet 3.0es un corpus de sinónimos en inglés.</w:t>
      </w:r>
    </w:p>
    <w:p w14:paraId="1A9D20C6" w14:textId="77777777" w:rsidR="00473F37" w:rsidRDefault="00473F37" w:rsidP="00473F37">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8FEFCEF" w14:textId="77777777" w:rsidR="00473F37" w:rsidRDefault="00473F37" w:rsidP="00473F37">
      <w:pPr>
        <w:rPr>
          <w:color w:val="000000"/>
        </w:rPr>
      </w:pPr>
    </w:p>
    <w:p w14:paraId="093A2EB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defsinonimia(word):</w:t>
      </w:r>
    </w:p>
    <w:p w14:paraId="181F3724"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fromnltk.corpus import wordnet as wn</w:t>
      </w:r>
    </w:p>
    <w:p w14:paraId="009321F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789E76E"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7080285F"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7F99BFCD"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48602AA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fori, word in enumerate(b):</w:t>
      </w:r>
    </w:p>
    <w:p w14:paraId="2C5173BB"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4BD19AB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pos=word.index('_')</w:t>
      </w:r>
    </w:p>
    <w:p w14:paraId="4329006C"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del b[i]</w:t>
      </w:r>
    </w:p>
    <w:p w14:paraId="170213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print(word0)</w:t>
      </w:r>
    </w:p>
    <w:p w14:paraId="45C3BCD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12FAD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word=word0</w:t>
      </w:r>
    </w:p>
    <w:p w14:paraId="1D30AE60"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b.append(word0)</w:t>
      </w:r>
    </w:p>
    <w:p w14:paraId="6F9E58B6"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b.append(word1)</w:t>
      </w:r>
    </w:p>
    <w:p w14:paraId="28BE408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except:</w:t>
      </w:r>
    </w:p>
    <w:p w14:paraId="25BE6DC3"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pass</w:t>
      </w:r>
    </w:p>
    <w:p w14:paraId="158588D7"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else:</w:t>
      </w:r>
    </w:p>
    <w:p w14:paraId="3EDF600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1A73775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except:</w:t>
      </w:r>
    </w:p>
    <w:p w14:paraId="5AB5D7B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b.append(word)</w:t>
      </w:r>
    </w:p>
    <w:p w14:paraId="0D21472C"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0B4259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2A13246B" w14:textId="77777777" w:rsidR="00473F37" w:rsidRPr="00B91A5C" w:rsidRDefault="00473F37" w:rsidP="00473F37">
      <w:pPr>
        <w:ind w:left="708"/>
        <w:rPr>
          <w:lang w:val="en-US"/>
        </w:rPr>
      </w:pPr>
    </w:p>
    <w:p w14:paraId="3B68DB70"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40B724D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fromnltk import word_tokenize</w:t>
      </w:r>
    </w:p>
    <w:p w14:paraId="4D0E0F92"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2F783359"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for word in entrada:</w:t>
      </w:r>
    </w:p>
    <w:p w14:paraId="3156B8F8"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6702E18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print('palabra',word.lower(),'sinónimo',t)</w:t>
      </w:r>
    </w:p>
    <w:p w14:paraId="7493C7CB" w14:textId="77777777" w:rsidR="00473F37" w:rsidRPr="00B91A5C" w:rsidRDefault="00473F37" w:rsidP="00473F37">
      <w:pPr>
        <w:ind w:left="708"/>
        <w:jc w:val="left"/>
        <w:rPr>
          <w:rFonts w:ascii="Courier New" w:hAnsi="Courier New" w:cs="Courier New"/>
          <w:sz w:val="20"/>
          <w:szCs w:val="20"/>
          <w:lang w:val="en-US"/>
        </w:rPr>
      </w:pPr>
    </w:p>
    <w:p w14:paraId="6464B453"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666BE7B" w14:textId="77777777" w:rsidR="00473F37" w:rsidRDefault="00473F37" w:rsidP="00473F37">
      <w:pPr>
        <w:ind w:left="708"/>
        <w:jc w:val="left"/>
        <w:rPr>
          <w:rFonts w:ascii="Courier New" w:hAnsi="Courier New" w:cs="Courier New"/>
          <w:sz w:val="20"/>
          <w:szCs w:val="20"/>
        </w:rPr>
      </w:pPr>
      <w:r w:rsidRPr="00B91A5C">
        <w:rPr>
          <w:rFonts w:ascii="Courier New" w:hAnsi="Courier New" w:cs="Courier New"/>
          <w:sz w:val="20"/>
          <w:szCs w:val="20"/>
        </w:rPr>
        <w:t>main()</w:t>
      </w:r>
    </w:p>
    <w:p w14:paraId="2EA61E7F" w14:textId="77777777" w:rsidR="00473F37" w:rsidRDefault="00473F37" w:rsidP="00473F37">
      <w:pPr>
        <w:jc w:val="left"/>
      </w:pPr>
      <w:r w:rsidRPr="00B91A5C">
        <w:t xml:space="preserve">Lo </w:t>
      </w:r>
      <w:r>
        <w:t>que produce la siguiente salida:</w:t>
      </w:r>
    </w:p>
    <w:p w14:paraId="35ECAF40"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540BFE2B"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6B22A23E"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AB71092" w14:textId="77777777" w:rsidR="00473F37" w:rsidRDefault="00473F37" w:rsidP="00473F37">
      <w:pPr>
        <w:jc w:val="left"/>
      </w:pPr>
      <w:r>
        <w:t xml:space="preserve">En cambio, si </w:t>
      </w:r>
    </w:p>
    <w:p w14:paraId="4C03882E" w14:textId="77777777" w:rsidR="00473F37" w:rsidRDefault="00473F37" w:rsidP="00473F37">
      <w:pPr>
        <w:ind w:firstLine="708"/>
        <w:rPr>
          <w:rFonts w:ascii="Courier New" w:hAnsi="Courier New" w:cs="Courier New"/>
          <w:sz w:val="20"/>
          <w:szCs w:val="20"/>
        </w:rPr>
      </w:pPr>
      <w:r w:rsidRPr="00460AC6">
        <w:rPr>
          <w:rFonts w:ascii="Courier New" w:hAnsi="Courier New" w:cs="Courier New"/>
          <w:b/>
          <w:sz w:val="20"/>
          <w:szCs w:val="20"/>
        </w:rPr>
        <w:t>entrada</w:t>
      </w:r>
      <w:r w:rsidRPr="00B30C3D">
        <w:rPr>
          <w:rFonts w:ascii="Courier New" w:hAnsi="Courier New" w:cs="Courier New"/>
          <w:sz w:val="20"/>
          <w:szCs w:val="20"/>
        </w:rPr>
        <w:t>=['</w:t>
      </w:r>
      <w:r w:rsidRPr="00B30C3D">
        <w:rPr>
          <w:rFonts w:ascii="Courier New" w:hAnsi="Courier New" w:cs="Courier New"/>
          <w:b/>
          <w:sz w:val="20"/>
          <w:szCs w:val="20"/>
        </w:rPr>
        <w:t>avión</w:t>
      </w:r>
      <w:r w:rsidRPr="00B30C3D">
        <w:rPr>
          <w:rFonts w:ascii="Courier New" w:hAnsi="Courier New" w:cs="Courier New"/>
          <w:sz w:val="20"/>
          <w:szCs w:val="20"/>
        </w:rPr>
        <w:t>','</w:t>
      </w:r>
      <w:r w:rsidRPr="00B30C3D">
        <w:rPr>
          <w:rFonts w:ascii="Courier New" w:hAnsi="Courier New" w:cs="Courier New"/>
          <w:b/>
          <w:sz w:val="20"/>
          <w:szCs w:val="20"/>
        </w:rPr>
        <w:t>bote</w:t>
      </w:r>
      <w:r w:rsidRPr="00B30C3D">
        <w:rPr>
          <w:rFonts w:ascii="Courier New" w:hAnsi="Courier New" w:cs="Courier New"/>
          <w:sz w:val="20"/>
          <w:szCs w:val="20"/>
        </w:rPr>
        <w:t>','</w:t>
      </w:r>
      <w:r w:rsidRPr="00B30C3D">
        <w:rPr>
          <w:rFonts w:ascii="Courier New" w:hAnsi="Courier New" w:cs="Courier New"/>
          <w:b/>
          <w:sz w:val="20"/>
          <w:szCs w:val="20"/>
        </w:rPr>
        <w:t>comida</w:t>
      </w:r>
      <w:r w:rsidRPr="00B30C3D">
        <w:rPr>
          <w:rFonts w:ascii="Courier New" w:hAnsi="Courier New" w:cs="Courier New"/>
          <w:sz w:val="20"/>
          <w:szCs w:val="20"/>
        </w:rPr>
        <w:t>']</w:t>
      </w:r>
    </w:p>
    <w:p w14:paraId="3E8C3011" w14:textId="77777777" w:rsidR="00473F37" w:rsidRDefault="00473F37" w:rsidP="00473F37">
      <w:r w:rsidRPr="00B30C3D">
        <w:t>la salida es</w:t>
      </w:r>
    </w:p>
    <w:p w14:paraId="231CD079"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37672B2"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121AEE1C" w14:textId="77777777" w:rsidR="00473F37" w:rsidRDefault="00473F37" w:rsidP="00473F37">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E2D5AAD" w14:textId="77777777" w:rsidR="00473F37" w:rsidRDefault="00473F37" w:rsidP="00473F37">
      <w:pPr>
        <w:jc w:val="left"/>
        <w:sectPr w:rsidR="00473F37" w:rsidSect="00473F37">
          <w:pgSz w:w="11906" w:h="16838" w:code="9"/>
          <w:pgMar w:top="1418" w:right="1418" w:bottom="1418" w:left="1701" w:header="708" w:footer="708" w:gutter="0"/>
          <w:cols w:space="708"/>
          <w:docGrid w:linePitch="360"/>
        </w:sectPr>
      </w:pPr>
      <w:r w:rsidRPr="00B30C3D">
        <w:t>Como puede verse, l</w:t>
      </w:r>
      <w:r>
        <w:t xml:space="preserve">a relación de </w:t>
      </w:r>
      <w:r w:rsidRPr="00B30C3D">
        <w:t>sin</w:t>
      </w:r>
      <w:r>
        <w:t>onimia que se obtiene</w:t>
      </w:r>
      <w:r w:rsidR="000C42D0">
        <w:t xml:space="preserve"> </w:t>
      </w:r>
      <w:r>
        <w:t xml:space="preserve">no es simétrica, </w:t>
      </w:r>
      <w:r w:rsidRPr="00B30C3D">
        <w:t>depende</w:t>
      </w:r>
      <w:r>
        <w:t xml:space="preserve"> </w:t>
      </w:r>
      <w:r w:rsidRPr="00B30C3D">
        <w:t xml:space="preserve">de las palabras de </w:t>
      </w:r>
      <w:r>
        <w:t>entrada.</w:t>
      </w:r>
    </w:p>
    <w:p w14:paraId="1CFC62A9" w14:textId="77777777" w:rsidR="00473F37" w:rsidRDefault="00473F37" w:rsidP="00473F37">
      <w:pPr>
        <w:rPr>
          <w:rFonts w:ascii="Courier New" w:hAnsi="Courier New" w:cs="Courier New"/>
        </w:rPr>
      </w:pPr>
    </w:p>
    <w:p w14:paraId="1961AFA2" w14:textId="57AFDE1A" w:rsidR="00473F37" w:rsidRDefault="00473F37" w:rsidP="00473F37">
      <w:pPr>
        <w:pStyle w:val="Ttulo2"/>
        <w:numPr>
          <w:ilvl w:val="0"/>
          <w:numId w:val="0"/>
        </w:numPr>
        <w:jc w:val="center"/>
      </w:pPr>
      <w:bookmarkStart w:id="488" w:name="_Anexo_F:_Clasificación"/>
      <w:bookmarkStart w:id="489" w:name="_Toc485972269"/>
      <w:bookmarkStart w:id="490" w:name="_Toc486015973"/>
      <w:bookmarkEnd w:id="488"/>
      <w:r>
        <w:t>Anexo F: Clasificación con stemming</w:t>
      </w:r>
      <w:bookmarkEnd w:id="489"/>
      <w:bookmarkEnd w:id="490"/>
    </w:p>
    <w:p w14:paraId="539BA335" w14:textId="77777777" w:rsidR="00473F37" w:rsidRPr="00333F63" w:rsidRDefault="00473F37" w:rsidP="00473F37"/>
    <w:p w14:paraId="14D0FB6D" w14:textId="77777777" w:rsidR="00473F37" w:rsidRDefault="00473F37" w:rsidP="00473F37">
      <w:r>
        <w:t xml:space="preserve">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w:t>
      </w:r>
      <w:r w:rsidR="00245B74">
        <w:t>espera</w:t>
      </w:r>
      <w:r>
        <w:t>ba.</w:t>
      </w:r>
    </w:p>
    <w:p w14:paraId="304A4FE7" w14:textId="77777777" w:rsidR="00473F37" w:rsidRDefault="00473F37" w:rsidP="00473F37">
      <w:r>
        <w:t>A continuación, se muestra la matriz de confusión obtenida al usar Vecinos Próximos (K</w:t>
      </w:r>
      <w:r w:rsidR="00245B74">
        <w:t>-</w:t>
      </w:r>
      <w:r>
        <w:t xml:space="preserve">NN) con </w:t>
      </w:r>
      <w:r w:rsidR="00245B74">
        <w:t>K</w:t>
      </w:r>
      <w:r>
        <w:t xml:space="preserve">=3, distancia </w:t>
      </w:r>
      <w:r w:rsidR="000C42D0">
        <w:t>de Hamming</w:t>
      </w:r>
      <w:r>
        <w:t>, variables binarias, 3303 patrones de clasificación y 1803 atributos (al usar stemming la selección de atributos realiza será diferente):</w:t>
      </w:r>
    </w:p>
    <w:p w14:paraId="2DE81973" w14:textId="77777777" w:rsidR="00473F37" w:rsidRDefault="00473F37" w:rsidP="00473F37"/>
    <w:p w14:paraId="3C252406" w14:textId="134266D2" w:rsidR="00473F37" w:rsidRDefault="008D1426" w:rsidP="00473F37">
      <w:pPr>
        <w:jc w:val="center"/>
      </w:pPr>
      <w:r w:rsidRPr="00FB2127">
        <w:rPr>
          <w:noProof/>
          <w:lang w:eastAsia="ja-JP"/>
        </w:rPr>
        <w:drawing>
          <wp:inline distT="0" distB="0" distL="0" distR="0" wp14:anchorId="194B7C06" wp14:editId="0E7AACC3">
            <wp:extent cx="2600325" cy="691515"/>
            <wp:effectExtent l="0" t="0" r="9525" b="0"/>
            <wp:docPr id="30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00325" cy="691515"/>
                    </a:xfrm>
                    <a:prstGeom prst="rect">
                      <a:avLst/>
                    </a:prstGeom>
                    <a:noFill/>
                    <a:ln>
                      <a:noFill/>
                    </a:ln>
                  </pic:spPr>
                </pic:pic>
              </a:graphicData>
            </a:graphic>
          </wp:inline>
        </w:drawing>
      </w:r>
    </w:p>
    <w:p w14:paraId="77E3CC73" w14:textId="77777777" w:rsidR="00473F37" w:rsidRDefault="00473F37" w:rsidP="00473F37">
      <w:pPr>
        <w:jc w:val="center"/>
      </w:pPr>
    </w:p>
    <w:p w14:paraId="7927428C" w14:textId="77777777" w:rsidR="00473F37" w:rsidRDefault="00473F37" w:rsidP="00473F37">
      <w:pPr>
        <w:jc w:val="left"/>
      </w:pPr>
      <w:r>
        <w:t>La tasa de error mostrada en la matriz es del 26,04% lo que significa que con respecto a 3</w:t>
      </w:r>
      <w:r w:rsidR="00245B74">
        <w:t>-</w:t>
      </w:r>
      <w:r>
        <w:t>NN sin stemming no ha habido mejora alguna. Los valores de precisión (p) y exhaustividad (r) son los siguientes:</w:t>
      </w:r>
    </w:p>
    <w:p w14:paraId="7230EEEA" w14:textId="77777777" w:rsidR="00473F37" w:rsidRDefault="00473F37" w:rsidP="00473F37">
      <w:pPr>
        <w:jc w:val="left"/>
      </w:pPr>
    </w:p>
    <w:p w14:paraId="5A4A832A" w14:textId="2D204D1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rsidR="00473F37">
        <w:tab/>
      </w:r>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796BB58" w14:textId="77777777" w:rsidR="00473F37" w:rsidRDefault="00473F37" w:rsidP="00473F37">
      <w:pPr>
        <w:jc w:val="left"/>
      </w:pPr>
    </w:p>
    <w:p w14:paraId="6C9E1E0B" w14:textId="77777777" w:rsidR="00473F37" w:rsidRDefault="00473F37" w:rsidP="00473F37">
      <w:pPr>
        <w:jc w:val="left"/>
      </w:pPr>
      <w:r>
        <w:t>La precisión se mantiene igual que en 3</w:t>
      </w:r>
      <w:r w:rsidR="00245B74">
        <w:t>-</w:t>
      </w:r>
      <w:r>
        <w:t>NN sin stemming mientras que la exactitud ha aumentado 0.05 siendo no muy significativa esta variación.</w:t>
      </w:r>
    </w:p>
    <w:p w14:paraId="08F38E9A" w14:textId="77777777" w:rsidR="00473F37" w:rsidRDefault="00473F37" w:rsidP="00473F37">
      <w:pPr>
        <w:jc w:val="left"/>
      </w:pPr>
      <w:r>
        <w:t>También se han realizado pruebas utilizando BernoullineNB (</w:t>
      </w:r>
      <w:r w:rsidR="000C42D0">
        <w:t>Naïve</w:t>
      </w:r>
      <w:r>
        <w:t xml:space="preserve"> Bayes) aplicando stemming, en las mismas condiciones que anteriormente se mencionaron para 3</w:t>
      </w:r>
      <w:r w:rsidR="00245B74">
        <w:t>-</w:t>
      </w:r>
      <w:r>
        <w:t>NN, obteniéndose los siguientes resultados:</w:t>
      </w:r>
    </w:p>
    <w:p w14:paraId="02B24E24" w14:textId="77777777" w:rsidR="00473F37" w:rsidRDefault="00473F37" w:rsidP="00473F37">
      <w:pPr>
        <w:jc w:val="left"/>
      </w:pPr>
    </w:p>
    <w:p w14:paraId="0D6C644B" w14:textId="66ACAEFE" w:rsidR="00473F37" w:rsidRDefault="008D1426" w:rsidP="00473F37">
      <w:pPr>
        <w:jc w:val="center"/>
      </w:pPr>
      <w:r w:rsidRPr="00FB2127">
        <w:rPr>
          <w:noProof/>
          <w:lang w:eastAsia="ja-JP"/>
        </w:rPr>
        <w:drawing>
          <wp:inline distT="0" distB="0" distL="0" distR="0" wp14:anchorId="18B7E170" wp14:editId="71D3D559">
            <wp:extent cx="2759075" cy="723265"/>
            <wp:effectExtent l="0" t="0" r="3175" b="635"/>
            <wp:docPr id="30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59075" cy="723265"/>
                    </a:xfrm>
                    <a:prstGeom prst="rect">
                      <a:avLst/>
                    </a:prstGeom>
                    <a:noFill/>
                    <a:ln>
                      <a:noFill/>
                    </a:ln>
                  </pic:spPr>
                </pic:pic>
              </a:graphicData>
            </a:graphic>
          </wp:inline>
        </w:drawing>
      </w:r>
    </w:p>
    <w:p w14:paraId="125040FB" w14:textId="77777777" w:rsidR="00473F37" w:rsidRDefault="00473F37" w:rsidP="00473F37">
      <w:pPr>
        <w:jc w:val="center"/>
      </w:pPr>
    </w:p>
    <w:p w14:paraId="2BD99C5A" w14:textId="77777777" w:rsidR="00473F37" w:rsidRDefault="00473F37" w:rsidP="00473F37">
      <w:pPr>
        <w:jc w:val="left"/>
      </w:pPr>
      <w:r>
        <w:t xml:space="preserve">La tasa de error mostrada en la matriz de confusión es del 13,33% un 2% peor que en </w:t>
      </w:r>
      <w:r w:rsidR="000C42D0">
        <w:t>los experimentos realizados</w:t>
      </w:r>
      <w:r>
        <w:t xml:space="preserve"> sin stemming. Los valores de precisión (p) y exhaustividad (r) son los siguientes:</w:t>
      </w:r>
    </w:p>
    <w:p w14:paraId="564FE0E4" w14:textId="24CD929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1736D82" w14:textId="77777777" w:rsidR="00473F37" w:rsidRDefault="00473F37" w:rsidP="00473F37">
      <w:r>
        <w:t xml:space="preserve">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w:t>
      </w:r>
      <w:r w:rsidRPr="000C42D0">
        <w:rPr>
          <w:i/>
        </w:rPr>
        <w:t>retr</w:t>
      </w:r>
      <w:r>
        <w:t>- siendo retrasado un término bastante común para insultar</w:t>
      </w:r>
    </w:p>
    <w:p w14:paraId="543CF688" w14:textId="77777777" w:rsidR="00473F37" w:rsidRDefault="00473F37" w:rsidP="00473F37"/>
    <w:p w14:paraId="41CAA53C" w14:textId="77777777" w:rsidR="00473F37" w:rsidRDefault="00473F37" w:rsidP="00473F37">
      <w:pPr>
        <w:sectPr w:rsidR="00473F37" w:rsidSect="00473F37">
          <w:type w:val="oddPage"/>
          <w:pgSz w:w="11906" w:h="16838" w:code="9"/>
          <w:pgMar w:top="1418" w:right="1418" w:bottom="1418" w:left="1701" w:header="708" w:footer="708" w:gutter="0"/>
          <w:cols w:space="708"/>
          <w:docGrid w:linePitch="360"/>
        </w:sectPr>
      </w:pPr>
    </w:p>
    <w:p w14:paraId="1631C2DF" w14:textId="77777777" w:rsidR="00473F37" w:rsidRDefault="00473F37" w:rsidP="00473F37">
      <w:pPr>
        <w:pStyle w:val="Ttulo2"/>
        <w:numPr>
          <w:ilvl w:val="0"/>
          <w:numId w:val="0"/>
        </w:numPr>
        <w:jc w:val="center"/>
      </w:pPr>
      <w:bookmarkStart w:id="491" w:name="_Toc485972270"/>
      <w:bookmarkStart w:id="492" w:name="_Toc486015974"/>
      <w:bookmarkStart w:id="493" w:name="_Anexo_G:_Manual"/>
      <w:bookmarkEnd w:id="493"/>
      <w:r>
        <w:lastRenderedPageBreak/>
        <w:t>Anexo G: Manual del usuario</w:t>
      </w:r>
      <w:bookmarkEnd w:id="491"/>
      <w:bookmarkEnd w:id="492"/>
    </w:p>
    <w:p w14:paraId="0E0D90D9" w14:textId="77777777" w:rsidR="00473F37" w:rsidRDefault="00473F37" w:rsidP="00473F37"/>
    <w:p w14:paraId="397A9246" w14:textId="1AD6FE74" w:rsidR="00245B74" w:rsidRDefault="00245B74" w:rsidP="00473F37">
      <w:r>
        <w:t>El p</w:t>
      </w:r>
      <w:r w:rsidR="00ED502A">
        <w:t>royecto requiere</w:t>
      </w:r>
      <w:r>
        <w:t xml:space="preserve"> el sistema operativo </w:t>
      </w:r>
      <w:r w:rsidRPr="00245B74">
        <w:rPr>
          <w:i/>
        </w:rPr>
        <w:t>Ubuntu 14.4</w:t>
      </w:r>
      <w:r>
        <w:rPr>
          <w:rStyle w:val="Refdenotaalpie"/>
          <w:i/>
        </w:rPr>
        <w:footnoteReference w:id="10"/>
      </w:r>
      <w:r>
        <w:t xml:space="preserve">  y </w:t>
      </w:r>
      <w:r w:rsidRPr="00245B74">
        <w:rPr>
          <w:i/>
        </w:rPr>
        <w:t>Python 2.7</w:t>
      </w:r>
      <w:r>
        <w:t>.</w:t>
      </w:r>
    </w:p>
    <w:p w14:paraId="2E4A5F2C" w14:textId="77777777" w:rsidR="00473F37" w:rsidRDefault="00473F37" w:rsidP="00473F37">
      <w:r>
        <w:t xml:space="preserve">Una vez que se ha separado el clasificador a ser explotado por el usuario del proyecto de investigación, el usuario final </w:t>
      </w:r>
      <w:r w:rsidR="00245B74">
        <w:t>tendrá acceso a</w:t>
      </w:r>
      <w:r>
        <w:t xml:space="preserve"> los siguientes archivos y carpetas:</w:t>
      </w:r>
    </w:p>
    <w:p w14:paraId="7631E95B" w14:textId="77777777" w:rsidR="00473F37" w:rsidRDefault="00473F37" w:rsidP="00473F37"/>
    <w:p w14:paraId="73D2481C" w14:textId="459C92B9" w:rsidR="00473F37" w:rsidRDefault="008D1426" w:rsidP="00473F37">
      <w:r w:rsidRPr="00FB2127">
        <w:rPr>
          <w:noProof/>
          <w:lang w:eastAsia="ja-JP"/>
        </w:rPr>
        <w:drawing>
          <wp:inline distT="0" distB="0" distL="0" distR="0" wp14:anchorId="717C192C" wp14:editId="50862740">
            <wp:extent cx="5398770" cy="866775"/>
            <wp:effectExtent l="0" t="0" r="0" b="9525"/>
            <wp:docPr id="7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8770" cy="866775"/>
                    </a:xfrm>
                    <a:prstGeom prst="rect">
                      <a:avLst/>
                    </a:prstGeom>
                    <a:noFill/>
                    <a:ln>
                      <a:noFill/>
                    </a:ln>
                  </pic:spPr>
                </pic:pic>
              </a:graphicData>
            </a:graphic>
          </wp:inline>
        </w:drawing>
      </w:r>
    </w:p>
    <w:p w14:paraId="65254458" w14:textId="77777777" w:rsidR="00473F37" w:rsidRDefault="00473F37" w:rsidP="00473F37"/>
    <w:p w14:paraId="61BBCCA4" w14:textId="77777777" w:rsidR="00473F37" w:rsidRDefault="00473F37" w:rsidP="00473F37">
      <w:r>
        <w:t>Una breve descripción de los elementos mostrados en la imagen:</w:t>
      </w:r>
    </w:p>
    <w:p w14:paraId="7CA6A643" w14:textId="77777777" w:rsidR="00473F37" w:rsidRDefault="00473F37" w:rsidP="00473F37">
      <w:pPr>
        <w:pStyle w:val="Prrafodelista"/>
        <w:numPr>
          <w:ilvl w:val="0"/>
          <w:numId w:val="7"/>
        </w:numPr>
      </w:pPr>
      <w:r>
        <w:t>Carpeta “</w:t>
      </w:r>
      <w:r w:rsidRPr="00245B74">
        <w:rPr>
          <w:rFonts w:ascii="Courier New" w:hAnsi="Courier New" w:cs="Courier New"/>
          <w:i/>
        </w:rPr>
        <w:t>morfo</w:t>
      </w:r>
      <w:r>
        <w:t xml:space="preserve">”: contiene las reglas del </w:t>
      </w:r>
      <w:r w:rsidR="00526D01" w:rsidRPr="00526D01">
        <w:rPr>
          <w:i/>
        </w:rPr>
        <w:t>POS</w:t>
      </w:r>
      <w:r w:rsidRPr="00526D01">
        <w:rPr>
          <w:i/>
        </w:rPr>
        <w:t>-</w:t>
      </w:r>
      <w:r w:rsidR="00526D01" w:rsidRPr="00526D01">
        <w:rPr>
          <w:i/>
        </w:rPr>
        <w:t>T</w:t>
      </w:r>
      <w:r w:rsidRPr="00526D01">
        <w:rPr>
          <w:i/>
        </w:rPr>
        <w:t>agger</w:t>
      </w:r>
      <w:r>
        <w:t xml:space="preserve"> necesarias para determinar la categoría de las palabras de los tuits a clasificar.</w:t>
      </w:r>
    </w:p>
    <w:p w14:paraId="20454DC1" w14:textId="77777777" w:rsidR="00473F37" w:rsidRDefault="00473F37" w:rsidP="00473F37">
      <w:pPr>
        <w:pStyle w:val="Prrafodelista"/>
        <w:numPr>
          <w:ilvl w:val="0"/>
          <w:numId w:val="7"/>
        </w:numPr>
      </w:pPr>
      <w:r>
        <w:t>Carpeta “</w:t>
      </w:r>
      <w:r w:rsidRPr="00245B74">
        <w:rPr>
          <w:rFonts w:ascii="Courier New" w:hAnsi="Courier New" w:cs="Courier New"/>
          <w:i/>
        </w:rPr>
        <w:t>program_data</w:t>
      </w:r>
      <w:r>
        <w:t>”: contiene tf-idfs de los términos previamente calculados y un diccionario que permite la transformación de términos en identificadores.</w:t>
      </w:r>
    </w:p>
    <w:p w14:paraId="1DC4B0DE" w14:textId="77777777" w:rsidR="00473F37" w:rsidRDefault="00473F37" w:rsidP="00473F37">
      <w:pPr>
        <w:pStyle w:val="Prrafodelista"/>
        <w:numPr>
          <w:ilvl w:val="0"/>
          <w:numId w:val="7"/>
        </w:numPr>
      </w:pPr>
      <w:r>
        <w:t>Carpeta “</w:t>
      </w:r>
      <w:r w:rsidRPr="00245B74">
        <w:rPr>
          <w:rFonts w:ascii="Courier New" w:hAnsi="Courier New" w:cs="Courier New"/>
          <w:i/>
        </w:rPr>
        <w:t>supervisado</w:t>
      </w:r>
      <w:r>
        <w:t>”: contiene clases necesarias para la extracción de los datos del conjunto de entrenamiento.</w:t>
      </w:r>
    </w:p>
    <w:p w14:paraId="1DC200A1" w14:textId="77777777" w:rsidR="00473F37" w:rsidRDefault="00473F37" w:rsidP="00473F37">
      <w:pPr>
        <w:pStyle w:val="Prrafodelista"/>
        <w:numPr>
          <w:ilvl w:val="0"/>
          <w:numId w:val="7"/>
        </w:numPr>
      </w:pPr>
      <w:r>
        <w:t>Carpeta “</w:t>
      </w:r>
      <w:r w:rsidRPr="00245B74">
        <w:rPr>
          <w:rFonts w:ascii="Courier New" w:hAnsi="Courier New" w:cs="Courier New"/>
          <w:i/>
        </w:rPr>
        <w:t>training_set</w:t>
      </w:r>
      <w:r>
        <w:t>”</w:t>
      </w:r>
      <w:r w:rsidR="000C42D0">
        <w:t>: contiene</w:t>
      </w:r>
      <w:r>
        <w:t xml:space="preserve"> el conjunto de entrenamiento de 3</w:t>
      </w:r>
      <w:r w:rsidR="00526D01">
        <w:t>.</w:t>
      </w:r>
      <w:r>
        <w:t>303 patrones, 2</w:t>
      </w:r>
      <w:r w:rsidR="00526D01">
        <w:t>.</w:t>
      </w:r>
      <w:r>
        <w:t>532 atributos y variables tf-idf.</w:t>
      </w:r>
    </w:p>
    <w:p w14:paraId="369EDB02" w14:textId="77777777" w:rsidR="00473F37" w:rsidRDefault="00473F37" w:rsidP="00473F37">
      <w:pPr>
        <w:pStyle w:val="Prrafodelista"/>
        <w:numPr>
          <w:ilvl w:val="0"/>
          <w:numId w:val="7"/>
        </w:numPr>
      </w:pPr>
      <w:r>
        <w:t>Carpeta “</w:t>
      </w:r>
      <w:r w:rsidRPr="00245B74">
        <w:rPr>
          <w:rFonts w:ascii="Courier New" w:hAnsi="Courier New" w:cs="Courier New"/>
          <w:i/>
        </w:rPr>
        <w:t>vocabulario2</w:t>
      </w:r>
      <w:r>
        <w:t>”: contiene las palabras utilizadas para la construcción del filtro de tuits.</w:t>
      </w:r>
    </w:p>
    <w:p w14:paraId="0744B040" w14:textId="77777777" w:rsidR="00473F37" w:rsidRDefault="00473F37" w:rsidP="00473F37">
      <w:pPr>
        <w:pStyle w:val="Prrafodelista"/>
        <w:numPr>
          <w:ilvl w:val="0"/>
          <w:numId w:val="7"/>
        </w:numPr>
      </w:pPr>
      <w:r>
        <w:t>“</w:t>
      </w:r>
      <w:r w:rsidRPr="00245B74">
        <w:rPr>
          <w:rFonts w:ascii="Courier New" w:hAnsi="Courier New" w:cs="Courier New"/>
          <w:i/>
        </w:rPr>
        <w:t>limpiador.py</w:t>
      </w:r>
      <w:r>
        <w:t>”: módulo encargar del preprocesamiento del tuit.</w:t>
      </w:r>
    </w:p>
    <w:p w14:paraId="712A3687" w14:textId="77777777" w:rsidR="00473F37" w:rsidRDefault="00473F37" w:rsidP="00473F37">
      <w:pPr>
        <w:pStyle w:val="Prrafodelista"/>
        <w:numPr>
          <w:ilvl w:val="0"/>
          <w:numId w:val="7"/>
        </w:numPr>
      </w:pPr>
      <w:r>
        <w:t>“</w:t>
      </w:r>
      <w:r w:rsidRPr="00245B74">
        <w:rPr>
          <w:rFonts w:ascii="Courier New" w:hAnsi="Courier New" w:cs="Courier New"/>
          <w:i/>
        </w:rPr>
        <w:t>postagger.py</w:t>
      </w:r>
      <w:r>
        <w:t>”: módulo en el que está contenido el etiquetador de palabras (pos-tagger)</w:t>
      </w:r>
    </w:p>
    <w:p w14:paraId="7B7ACA7B" w14:textId="77777777" w:rsidR="00473F37" w:rsidRDefault="00473F37" w:rsidP="00473F37">
      <w:pPr>
        <w:pStyle w:val="Prrafodelista"/>
        <w:numPr>
          <w:ilvl w:val="0"/>
          <w:numId w:val="7"/>
        </w:numPr>
      </w:pPr>
      <w:r>
        <w:t>“</w:t>
      </w:r>
      <w:r w:rsidRPr="00245B74">
        <w:rPr>
          <w:rFonts w:ascii="Courier New" w:hAnsi="Courier New" w:cs="Courier New"/>
          <w:i/>
        </w:rPr>
        <w:t>neural_hate_classifier.py</w:t>
      </w:r>
      <w:r>
        <w:t>”: módulo que contiene el perceptrón multicapa de 3 capas ocultas con el que se obtuvo el mejor resultado de validación.</w:t>
      </w:r>
    </w:p>
    <w:p w14:paraId="30B6D130" w14:textId="77777777" w:rsidR="00473F37" w:rsidRDefault="00473F37" w:rsidP="00473F37">
      <w:pPr>
        <w:pStyle w:val="Prrafodelista"/>
        <w:numPr>
          <w:ilvl w:val="0"/>
          <w:numId w:val="7"/>
        </w:numPr>
      </w:pPr>
      <w:r>
        <w:t>“</w:t>
      </w:r>
      <w:r w:rsidRPr="00245B74">
        <w:rPr>
          <w:rFonts w:ascii="Courier New" w:hAnsi="Courier New" w:cs="Courier New"/>
          <w:i/>
        </w:rPr>
        <w:t>classifier.py</w:t>
      </w:r>
      <w:r>
        <w:t>”</w:t>
      </w:r>
      <w:r w:rsidR="000C42D0">
        <w:t>: módulo</w:t>
      </w:r>
      <w:r>
        <w:t xml:space="preserve"> que contiene el clasificador a ser explotado por el usuario final.</w:t>
      </w:r>
    </w:p>
    <w:p w14:paraId="7083E5B1" w14:textId="77777777" w:rsidR="00473F37" w:rsidRDefault="00473F37" w:rsidP="00473F37">
      <w:pPr>
        <w:pStyle w:val="Prrafodelista"/>
        <w:numPr>
          <w:ilvl w:val="0"/>
          <w:numId w:val="7"/>
        </w:numPr>
      </w:pPr>
      <w:r>
        <w:t>“</w:t>
      </w:r>
      <w:r w:rsidRPr="00245B74">
        <w:rPr>
          <w:rFonts w:ascii="Courier New" w:hAnsi="Courier New" w:cs="Courier New"/>
          <w:i/>
        </w:rPr>
        <w:t>requeriments.txt</w:t>
      </w:r>
      <w:r>
        <w:t xml:space="preserve">”: contiene el nombre de las </w:t>
      </w:r>
      <w:r w:rsidR="00526D01">
        <w:t>bibliotecas</w:t>
      </w:r>
      <w:r>
        <w:t xml:space="preserve"> necesarias que el usuario final debe instalar.</w:t>
      </w:r>
    </w:p>
    <w:p w14:paraId="0F0FAD8A" w14:textId="77777777" w:rsidR="00473F37" w:rsidRDefault="00473F37" w:rsidP="00473F37">
      <w:r>
        <w:t xml:space="preserve">Para instalar las </w:t>
      </w:r>
      <w:r w:rsidR="00526D01">
        <w:t>bibliotecas</w:t>
      </w:r>
      <w:r>
        <w:t xml:space="preserve"> necesarias se deberá hacer uso del comando en sistemas Linux:</w:t>
      </w:r>
    </w:p>
    <w:p w14:paraId="678152E2" w14:textId="77777777" w:rsidR="00473F37" w:rsidRPr="000C42D0" w:rsidRDefault="00473F37" w:rsidP="00473F37">
      <w:pPr>
        <w:rPr>
          <w:rFonts w:ascii="Courier New" w:hAnsi="Courier New" w:cs="Courier New"/>
          <w:lang w:val="en-US"/>
        </w:rPr>
      </w:pPr>
      <w:r w:rsidRPr="000C42D0">
        <w:rPr>
          <w:rFonts w:ascii="Courier New" w:hAnsi="Courier New" w:cs="Courier New"/>
          <w:lang w:val="en-US"/>
        </w:rPr>
        <w:t>“pip install -r requeriments.txt”</w:t>
      </w:r>
    </w:p>
    <w:p w14:paraId="67559A71" w14:textId="77777777" w:rsidR="00526D01" w:rsidRDefault="00473F37" w:rsidP="00473F37">
      <w:r w:rsidRPr="00D5690E">
        <w:t xml:space="preserve">Tras haber instalado las </w:t>
      </w:r>
      <w:r w:rsidR="00526D01">
        <w:t>bibliotecas</w:t>
      </w:r>
      <w:r>
        <w:t xml:space="preserve"> necesarias </w:t>
      </w:r>
      <w:r w:rsidR="00526D01">
        <w:t>contenidas en</w:t>
      </w:r>
      <w:r>
        <w:t xml:space="preserve"> </w:t>
      </w:r>
      <w:r w:rsidRPr="00526D01">
        <w:rPr>
          <w:rFonts w:ascii="Courier New" w:hAnsi="Courier New" w:cs="Courier New"/>
        </w:rPr>
        <w:t>requeriments.txt</w:t>
      </w:r>
      <w:r w:rsidR="00526D01">
        <w:rPr>
          <w:rFonts w:ascii="Courier New" w:hAnsi="Courier New" w:cs="Courier New"/>
        </w:rPr>
        <w:t>,</w:t>
      </w:r>
      <w:r>
        <w:t xml:space="preserve"> el usuario podrá importar la clase </w:t>
      </w:r>
      <w:r w:rsidRPr="000C42D0">
        <w:rPr>
          <w:i/>
        </w:rPr>
        <w:t>HateClassifier</w:t>
      </w:r>
      <w:r>
        <w:t xml:space="preserve"> situada en el módulo “</w:t>
      </w:r>
      <w:r w:rsidRPr="000C42D0">
        <w:rPr>
          <w:rFonts w:ascii="Courier New" w:hAnsi="Courier New" w:cs="Courier New"/>
        </w:rPr>
        <w:t>classifier.py</w:t>
      </w:r>
      <w:r>
        <w:t xml:space="preserve">”. De esta forma se pueden crear instancias del clasificador de tuits siendo posible indicar en el constructor de la clase si se quiere utilizar o no el filtro. </w:t>
      </w:r>
    </w:p>
    <w:p w14:paraId="5A12C1EF" w14:textId="77777777" w:rsidR="00473F37" w:rsidRDefault="00473F37" w:rsidP="00473F37">
      <w:r>
        <w:t>Una vez creada la clase hay dos métodos de interés para el usuario:</w:t>
      </w:r>
    </w:p>
    <w:p w14:paraId="1CA6C259" w14:textId="77777777" w:rsidR="00473F37" w:rsidRDefault="00473F37" w:rsidP="00473F37">
      <w:pPr>
        <w:pStyle w:val="Prrafodelista"/>
        <w:numPr>
          <w:ilvl w:val="0"/>
          <w:numId w:val="42"/>
        </w:numPr>
      </w:pPr>
      <w:r w:rsidRPr="00526D01">
        <w:rPr>
          <w:b/>
          <w:i/>
        </w:rPr>
        <w:t>Fit</w:t>
      </w:r>
      <w:r>
        <w:t>: permite realizar el entrenamiento de la red neuronal.</w:t>
      </w:r>
    </w:p>
    <w:p w14:paraId="447A7F9D" w14:textId="77777777" w:rsidR="00526D01" w:rsidRDefault="00473F37" w:rsidP="00473F37">
      <w:pPr>
        <w:pStyle w:val="Prrafodelista"/>
        <w:numPr>
          <w:ilvl w:val="0"/>
          <w:numId w:val="42"/>
        </w:numPr>
      </w:pPr>
      <w:r w:rsidRPr="00526D01">
        <w:rPr>
          <w:b/>
          <w:i/>
        </w:rPr>
        <w:t>Predict</w:t>
      </w:r>
      <w:r>
        <w:t xml:space="preserve">: permite clasificar una cadena de texto pasada por parámetro una vez que se ha realizado previamente el entrenamiento del clasificador. Este método puede devolver tres valores: </w:t>
      </w:r>
    </w:p>
    <w:p w14:paraId="2A7E751D" w14:textId="77777777" w:rsidR="00526D01" w:rsidRDefault="00473F37" w:rsidP="00526D01">
      <w:pPr>
        <w:pStyle w:val="Prrafodelista"/>
        <w:numPr>
          <w:ilvl w:val="0"/>
          <w:numId w:val="42"/>
        </w:numPr>
        <w:ind w:left="1440"/>
      </w:pPr>
      <w:r>
        <w:lastRenderedPageBreak/>
        <w:t xml:space="preserve">0 si el tuit no contiene odio, </w:t>
      </w:r>
    </w:p>
    <w:p w14:paraId="505FB386" w14:textId="77777777" w:rsidR="00526D01" w:rsidRDefault="00473F37" w:rsidP="00526D01">
      <w:pPr>
        <w:pStyle w:val="Prrafodelista"/>
        <w:numPr>
          <w:ilvl w:val="0"/>
          <w:numId w:val="42"/>
        </w:numPr>
        <w:ind w:left="1440"/>
      </w:pPr>
      <w:r>
        <w:t>1 si el tuit contiene odio a una persona o colectivo y</w:t>
      </w:r>
    </w:p>
    <w:p w14:paraId="0276FB4B" w14:textId="77777777" w:rsidR="00473F37" w:rsidRPr="00D5690E" w:rsidRDefault="00473F37" w:rsidP="00526D01">
      <w:pPr>
        <w:pStyle w:val="Prrafodelista"/>
        <w:numPr>
          <w:ilvl w:val="0"/>
          <w:numId w:val="42"/>
        </w:numPr>
        <w:ind w:left="1440"/>
      </w:pPr>
      <w:r>
        <w:t>-1 si no ha pasado el filtrado previo.</w:t>
      </w:r>
    </w:p>
    <w:p w14:paraId="29931708" w14:textId="77777777" w:rsidR="00473F37" w:rsidRDefault="00473F37" w:rsidP="00526D01">
      <w:pPr>
        <w:ind w:left="720"/>
      </w:pPr>
    </w:p>
    <w:p w14:paraId="0AE75CE3" w14:textId="77777777" w:rsidR="00473F37" w:rsidRDefault="00473F37" w:rsidP="00473F37">
      <w:r>
        <w:t>Una pequeña demo de utilización del clasificador podría ser la siguiente:</w:t>
      </w:r>
    </w:p>
    <w:p w14:paraId="68E325D0" w14:textId="77777777" w:rsidR="00473F37" w:rsidRDefault="00473F37" w:rsidP="00473F37"/>
    <w:p w14:paraId="6D2E82FD" w14:textId="03D47382" w:rsidR="00473F37" w:rsidRDefault="008D1426" w:rsidP="00473F37">
      <w:r w:rsidRPr="00FB2127">
        <w:rPr>
          <w:noProof/>
          <w:lang w:eastAsia="ja-JP"/>
        </w:rPr>
        <w:drawing>
          <wp:inline distT="0" distB="0" distL="0" distR="0" wp14:anchorId="40DE9489" wp14:editId="21779679">
            <wp:extent cx="5398770" cy="1979930"/>
            <wp:effectExtent l="0" t="0" r="0" b="1270"/>
            <wp:docPr id="70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2C64095D" w14:textId="77777777" w:rsidR="00473F37" w:rsidRDefault="00473F37" w:rsidP="00473F37"/>
    <w:p w14:paraId="14C80C87" w14:textId="77777777" w:rsidR="00473F37" w:rsidRDefault="00473F37" w:rsidP="00473F37">
      <w:r>
        <w:t xml:space="preserve">En primer lugar, se importa la clase </w:t>
      </w:r>
      <w:r w:rsidR="00526D01" w:rsidRPr="00526D01">
        <w:rPr>
          <w:i/>
        </w:rPr>
        <w:t>HateClassifier</w:t>
      </w:r>
      <w:r w:rsidR="00526D01">
        <w:t xml:space="preserve"> </w:t>
      </w:r>
      <w:r>
        <w:t>y se lleva a cabo la instanciación</w:t>
      </w:r>
      <w:r w:rsidR="00526D01" w:rsidRPr="00526D01">
        <w:rPr>
          <w:rFonts w:ascii="Courier New" w:hAnsi="Courier New" w:cs="Courier New"/>
        </w:rPr>
        <w:t>)</w:t>
      </w:r>
      <w:r>
        <w:t xml:space="preserve"> </w:t>
      </w:r>
      <w:r w:rsidR="00526D01">
        <w:t xml:space="preserve">de </w:t>
      </w:r>
      <w:r>
        <w:t>la misma</w:t>
      </w:r>
      <w:r w:rsidR="00526D01">
        <w:t xml:space="preserve"> (</w:t>
      </w:r>
      <w:r w:rsidR="00526D01" w:rsidRPr="00526D01">
        <w:rPr>
          <w:rFonts w:ascii="Courier New" w:hAnsi="Courier New" w:cs="Courier New"/>
        </w:rPr>
        <w:t>clf</w:t>
      </w:r>
      <w:r w:rsidR="00526D01">
        <w:t>=</w:t>
      </w:r>
      <w:r w:rsidR="00526D01" w:rsidRPr="00526D01">
        <w:rPr>
          <w:i/>
        </w:rPr>
        <w:t xml:space="preserve"> </w:t>
      </w:r>
      <w:r w:rsidR="00526D01" w:rsidRPr="00526D01">
        <w:rPr>
          <w:rFonts w:ascii="Courier New" w:hAnsi="Courier New" w:cs="Courier New"/>
        </w:rPr>
        <w:t>HateClassifier(pre_filter=True</w:t>
      </w:r>
      <w:r w:rsidR="00526D01">
        <w:rPr>
          <w:rFonts w:ascii="Courier New" w:hAnsi="Courier New" w:cs="Courier New"/>
        </w:rPr>
        <w:t>)</w:t>
      </w:r>
      <w:r>
        <w:t>, especificando que se utiliza filtrado previo a la clasificación. A continuación, se mostrarán todos los archivos que contiene el vocabulario del filtro. Tras la instanciación se realiza el entrenamiento del clasificador.</w:t>
      </w:r>
    </w:p>
    <w:p w14:paraId="5995656B" w14:textId="77777777" w:rsidR="00473F37" w:rsidRDefault="00473F37" w:rsidP="00473F37"/>
    <w:p w14:paraId="5360938F" w14:textId="3517FCF4" w:rsidR="00473F37" w:rsidRPr="00D5690E" w:rsidRDefault="008D1426" w:rsidP="00473F37">
      <w:r w:rsidRPr="00FB2127">
        <w:rPr>
          <w:noProof/>
          <w:lang w:eastAsia="ja-JP"/>
        </w:rPr>
        <w:drawing>
          <wp:inline distT="0" distB="0" distL="0" distR="0" wp14:anchorId="35F526CF" wp14:editId="2EB899EC">
            <wp:extent cx="5630545" cy="1062990"/>
            <wp:effectExtent l="0" t="0" r="8255" b="3810"/>
            <wp:docPr id="70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33956" cy="1063634"/>
                    </a:xfrm>
                    <a:prstGeom prst="rect">
                      <a:avLst/>
                    </a:prstGeom>
                    <a:noFill/>
                    <a:ln>
                      <a:noFill/>
                    </a:ln>
                  </pic:spPr>
                </pic:pic>
              </a:graphicData>
            </a:graphic>
          </wp:inline>
        </w:drawing>
      </w:r>
    </w:p>
    <w:p w14:paraId="3B09BF0C" w14:textId="77777777" w:rsidR="00473F37" w:rsidRPr="00D5690E" w:rsidRDefault="00473F37" w:rsidP="00473F37"/>
    <w:p w14:paraId="7FF310FD" w14:textId="77777777" w:rsidR="00473F37" w:rsidRDefault="00473F37" w:rsidP="00473F37">
      <w:r>
        <w:t xml:space="preserve">Una vez entrenado el clasificador, este se puede utilizar para clasificar todos los tuits que se deseen, únicamente haciendo uso del método </w:t>
      </w:r>
      <w:r w:rsidRPr="00526D01">
        <w:rPr>
          <w:rFonts w:ascii="Courier New" w:hAnsi="Courier New" w:cs="Courier New"/>
        </w:rPr>
        <w:t>predict</w:t>
      </w:r>
      <w:r>
        <w:t xml:space="preserve"> e introduciendo como parámetro el texto del tuit.</w:t>
      </w:r>
    </w:p>
    <w:sectPr w:rsidR="00473F37" w:rsidSect="00473F37">
      <w:headerReference w:type="even" r:id="rId86"/>
      <w:headerReference w:type="default" r:id="rId87"/>
      <w:footerReference w:type="default" r:id="rId88"/>
      <w:type w:val="oddPage"/>
      <w:pgSz w:w="11906" w:h="16838" w:code="9"/>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8" w:author="alvaro.ortigosa@uam.es" w:date="2017-06-23T16:31:00Z" w:initials="a">
    <w:p w14:paraId="461F1B69" w14:textId="1DF6BBBB" w:rsidR="00325219" w:rsidRDefault="00325219">
      <w:pPr>
        <w:pStyle w:val="Textocomentario"/>
      </w:pPr>
      <w:r>
        <w:rPr>
          <w:rStyle w:val="Refdecomentario"/>
        </w:rPr>
        <w:annotationRef/>
      </w:r>
      <w:r>
        <w:t>Ojo con el texto de la figura: “Descubrimiento”; “Descenso”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1F1B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D70DE" w14:textId="77777777" w:rsidR="00A6456E" w:rsidRDefault="00A6456E">
      <w:r>
        <w:separator/>
      </w:r>
    </w:p>
  </w:endnote>
  <w:endnote w:type="continuationSeparator" w:id="0">
    <w:p w14:paraId="7838C378" w14:textId="77777777" w:rsidR="00A6456E" w:rsidRDefault="00A64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BatangChe">
    <w:charset w:val="81"/>
    <w:family w:val="auto"/>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1D89" w14:textId="77777777" w:rsidR="00325219" w:rsidRDefault="00325219">
    <w:pPr>
      <w:pStyle w:val="Piedepgina"/>
      <w:jc w:val="right"/>
    </w:pPr>
  </w:p>
  <w:p w14:paraId="58DED22E" w14:textId="77777777" w:rsidR="00325219" w:rsidRDefault="003252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E0E7" w14:textId="0FE592AB" w:rsidR="00325219" w:rsidRDefault="00325219">
    <w:pPr>
      <w:pStyle w:val="Piedepgina"/>
      <w:jc w:val="right"/>
    </w:pPr>
  </w:p>
  <w:p w14:paraId="5C2399F9" w14:textId="77777777" w:rsidR="00325219" w:rsidRDefault="003252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112893"/>
      <w:docPartObj>
        <w:docPartGallery w:val="Page Numbers (Bottom of Page)"/>
        <w:docPartUnique/>
      </w:docPartObj>
    </w:sdtPr>
    <w:sdtContent>
      <w:p w14:paraId="28AAF732" w14:textId="1AC800C0" w:rsidR="00325219" w:rsidRDefault="00325219">
        <w:pPr>
          <w:pStyle w:val="Piedepgina"/>
          <w:jc w:val="right"/>
        </w:pPr>
        <w:r>
          <w:fldChar w:fldCharType="begin"/>
        </w:r>
        <w:r>
          <w:instrText>PAGE   \* MERGEFORMAT</w:instrText>
        </w:r>
        <w:r>
          <w:fldChar w:fldCharType="separate"/>
        </w:r>
        <w:r w:rsidR="00C6750E">
          <w:rPr>
            <w:noProof/>
          </w:rPr>
          <w:t>69</w:t>
        </w:r>
        <w:r>
          <w:fldChar w:fldCharType="end"/>
        </w:r>
      </w:p>
    </w:sdtContent>
  </w:sdt>
  <w:p w14:paraId="41DA0A03" w14:textId="77777777" w:rsidR="00325219" w:rsidRDefault="0032521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EF753" w14:textId="7A21AFA4" w:rsidR="00325219" w:rsidRDefault="00325219">
    <w:pPr>
      <w:pStyle w:val="Piedepgina"/>
      <w:jc w:val="right"/>
    </w:pPr>
    <w:r>
      <w:fldChar w:fldCharType="begin"/>
    </w:r>
    <w:r>
      <w:instrText>PAGE   \* MERGEFORMAT</w:instrText>
    </w:r>
    <w:r>
      <w:fldChar w:fldCharType="separate"/>
    </w:r>
    <w:r w:rsidR="00C6750E">
      <w:rPr>
        <w:noProof/>
      </w:rPr>
      <w:t>72</w:t>
    </w:r>
    <w:r>
      <w:fldChar w:fldCharType="end"/>
    </w:r>
  </w:p>
  <w:p w14:paraId="6C6309DC" w14:textId="77777777" w:rsidR="00325219" w:rsidRDefault="003252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4C5317" w14:textId="77777777" w:rsidR="00A6456E" w:rsidRDefault="00A6456E">
      <w:r>
        <w:separator/>
      </w:r>
    </w:p>
  </w:footnote>
  <w:footnote w:type="continuationSeparator" w:id="0">
    <w:p w14:paraId="0BA9E943" w14:textId="77777777" w:rsidR="00A6456E" w:rsidRDefault="00A6456E">
      <w:r>
        <w:continuationSeparator/>
      </w:r>
    </w:p>
  </w:footnote>
  <w:footnote w:id="1">
    <w:p w14:paraId="67B4C6C2" w14:textId="77777777" w:rsidR="00325219" w:rsidRDefault="00325219" w:rsidP="00B6329D">
      <w:pPr>
        <w:pStyle w:val="Textonotapie"/>
        <w:spacing w:before="0" w:after="100"/>
      </w:pPr>
      <w:r>
        <w:rPr>
          <w:rStyle w:val="Refdenotaalpie"/>
        </w:rPr>
        <w:footnoteRef/>
      </w:r>
      <w:r>
        <w:t xml:space="preserve"> En España en 2015 </w:t>
      </w:r>
      <w:r>
        <w:rPr>
          <w:noProof/>
        </w:rPr>
        <w:t>(1)</w:t>
      </w:r>
    </w:p>
  </w:footnote>
  <w:footnote w:id="2">
    <w:p w14:paraId="5022BF77" w14:textId="77777777" w:rsidR="00325219" w:rsidRDefault="00325219" w:rsidP="007E7BC2">
      <w:pPr>
        <w:pStyle w:val="Textonotapie"/>
        <w:spacing w:before="0" w:after="100"/>
      </w:pPr>
      <w:r>
        <w:rPr>
          <w:rStyle w:val="Refdenotaalpie"/>
        </w:rPr>
        <w:footnoteRef/>
      </w:r>
      <w:r>
        <w:t xml:space="preserve"> O </w:t>
      </w:r>
      <w:r w:rsidRPr="00F459F5">
        <w:rPr>
          <w:i/>
        </w:rPr>
        <w:t>fuente de opinión</w:t>
      </w:r>
      <w:r>
        <w:rPr>
          <w:i/>
        </w:rPr>
        <w:t>.</w:t>
      </w:r>
    </w:p>
  </w:footnote>
  <w:footnote w:id="3">
    <w:p w14:paraId="60182B05" w14:textId="77777777" w:rsidR="00325219" w:rsidRDefault="00325219" w:rsidP="007E7BC2">
      <w:pPr>
        <w:pStyle w:val="Textonotapie"/>
      </w:pPr>
      <w:r>
        <w:rPr>
          <w:rStyle w:val="Refdenotaalpie"/>
        </w:rPr>
        <w:footnoteRef/>
      </w:r>
      <w:r>
        <w:t xml:space="preserve"> Es decir, diferencias significativas entre las probabilidades </w:t>
      </w:r>
      <w:r w:rsidRPr="00CF4A78">
        <w:rPr>
          <w:i/>
        </w:rPr>
        <w:t>a priori</w:t>
      </w:r>
      <w:r>
        <w:t>.</w:t>
      </w:r>
    </w:p>
  </w:footnote>
  <w:footnote w:id="4">
    <w:p w14:paraId="1A374326" w14:textId="77777777" w:rsidR="00325219" w:rsidRPr="00BE3FAD" w:rsidRDefault="00325219" w:rsidP="007E7BC2">
      <w:pPr>
        <w:pStyle w:val="Textonotapie"/>
      </w:pPr>
      <w:r>
        <w:rPr>
          <w:rStyle w:val="Refdenotaalpie"/>
        </w:rPr>
        <w:footnoteRef/>
      </w:r>
      <w:r w:rsidRPr="00BE3FAD">
        <w:t xml:space="preserve"> Con </w:t>
      </w:r>
      <w:r w:rsidRPr="00BE3FAD">
        <w:rPr>
          <w:i/>
        </w:rPr>
        <w:t>SnowballStemmer.</w:t>
      </w:r>
    </w:p>
  </w:footnote>
  <w:footnote w:id="5">
    <w:p w14:paraId="5517C499" w14:textId="77777777" w:rsidR="00325219" w:rsidRDefault="00325219" w:rsidP="007E7BC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6">
    <w:p w14:paraId="0BDDF97A" w14:textId="77777777" w:rsidR="00325219" w:rsidRDefault="00325219" w:rsidP="007E7BC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7">
    <w:p w14:paraId="5DB87344" w14:textId="77777777" w:rsidR="00325219" w:rsidRDefault="00325219" w:rsidP="007E7BC2">
      <w:pPr>
        <w:pStyle w:val="Textonotapie"/>
      </w:pPr>
      <w:r>
        <w:rPr>
          <w:rStyle w:val="Refdenotaalpie"/>
        </w:rPr>
        <w:footnoteRef/>
      </w:r>
      <w:r>
        <w:t xml:space="preserve"> Solo nos interesan estos tuits.</w:t>
      </w:r>
    </w:p>
  </w:footnote>
  <w:footnote w:id="8">
    <w:p w14:paraId="0FED7050" w14:textId="592BC61E" w:rsidR="00325219" w:rsidRDefault="00325219">
      <w:pPr>
        <w:pStyle w:val="Textonotapie"/>
      </w:pPr>
      <w:r>
        <w:rPr>
          <w:rStyle w:val="Refdenotaalpie"/>
        </w:rPr>
        <w:footnoteRef/>
      </w:r>
      <w:r>
        <w:t xml:space="preserve"> Esta dimensión puede variar según el modelo que se utilice.</w:t>
      </w:r>
    </w:p>
  </w:footnote>
  <w:footnote w:id="9">
    <w:p w14:paraId="6DEC5550" w14:textId="77777777" w:rsidR="00325219" w:rsidRDefault="00325219" w:rsidP="00473F37">
      <w:pPr>
        <w:pStyle w:val="Textonotapie"/>
      </w:pPr>
      <w:r>
        <w:rPr>
          <w:rStyle w:val="Refdenotaalpie"/>
        </w:rPr>
        <w:footnoteRef/>
      </w:r>
      <w:r>
        <w:t xml:space="preserve"> También valdría para comparar dos clasificadores distintos.</w:t>
      </w:r>
    </w:p>
  </w:footnote>
  <w:footnote w:id="10">
    <w:p w14:paraId="1E91E0F7" w14:textId="77777777" w:rsidR="00325219" w:rsidRDefault="00325219">
      <w:pPr>
        <w:pStyle w:val="Textonotapie"/>
      </w:pPr>
      <w:r>
        <w:rPr>
          <w:rStyle w:val="Refdenotaalpie"/>
        </w:rPr>
        <w:footnoteRef/>
      </w:r>
      <w:r>
        <w:t xml:space="preserve"> Si no se usa el POS- Tagger, eliminando stopwords, p.e., es posible correr los programas sobre </w:t>
      </w:r>
      <w:r w:rsidRPr="00245B74">
        <w:rPr>
          <w:i/>
        </w:rPr>
        <w:t>Windows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AEF84" w14:textId="40B84917" w:rsidR="00325219" w:rsidRDefault="003252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A32A4" w14:textId="77777777" w:rsidR="00325219" w:rsidRDefault="00325219">
    <w:pPr>
      <w:pStyle w:val="Encabezado"/>
    </w:pPr>
    <w:r>
      <w:t>Presupuesto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BFE5" w14:textId="77777777" w:rsidR="00325219" w:rsidRDefault="00325219">
    <w:pPr>
      <w:pStyle w:val="Encabezado"/>
      <w:jc w:val="right"/>
      <w:rPr>
        <w:u w:val="single"/>
      </w:rPr>
    </w:pPr>
  </w:p>
  <w:p w14:paraId="075657A3" w14:textId="77777777" w:rsidR="00325219" w:rsidRDefault="00325219">
    <w:pPr>
      <w:pStyle w:val="Encabezado"/>
      <w:rPr>
        <w:u w:val="single"/>
      </w:rPr>
    </w:pPr>
  </w:p>
  <w:p w14:paraId="166CB879" w14:textId="77777777" w:rsidR="00325219" w:rsidRDefault="00325219">
    <w:pPr>
      <w:pStyle w:val="Encabezado"/>
      <w:rPr>
        <w:u w:val="singl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CE8D" w14:textId="77777777" w:rsidR="00325219" w:rsidRDefault="00325219">
    <w:pPr>
      <w:pStyle w:val="Encabezado"/>
    </w:pPr>
    <w:r>
      <w:t>Presupuesto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99455" w14:textId="77777777" w:rsidR="00325219" w:rsidRDefault="00325219">
    <w:pPr>
      <w:pStyle w:val="Encabezado"/>
      <w:jc w:val="right"/>
      <w:rPr>
        <w:u w:val="single"/>
      </w:rPr>
    </w:pPr>
  </w:p>
  <w:p w14:paraId="53FC76E4" w14:textId="77777777" w:rsidR="00325219" w:rsidRDefault="00325219">
    <w:pPr>
      <w:pStyle w:val="Encabezado"/>
      <w:rPr>
        <w:u w:val="single"/>
      </w:rPr>
    </w:pPr>
  </w:p>
  <w:p w14:paraId="1769E5F7" w14:textId="77777777" w:rsidR="00325219" w:rsidRDefault="00325219">
    <w:pPr>
      <w:pStyle w:val="Encabezado"/>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2007" w:hanging="360"/>
      </w:pPr>
    </w:lvl>
    <w:lvl w:ilvl="1" w:tplc="0C0A0019" w:tentative="1">
      <w:start w:val="1"/>
      <w:numFmt w:val="lowerLetter"/>
      <w:lvlText w:val="%2."/>
      <w:lvlJc w:val="left"/>
      <w:pPr>
        <w:ind w:left="2727" w:hanging="360"/>
      </w:pPr>
    </w:lvl>
    <w:lvl w:ilvl="2" w:tplc="0C0A001B" w:tentative="1">
      <w:start w:val="1"/>
      <w:numFmt w:val="lowerRoman"/>
      <w:lvlText w:val="%3."/>
      <w:lvlJc w:val="right"/>
      <w:pPr>
        <w:ind w:left="3447" w:hanging="180"/>
      </w:pPr>
    </w:lvl>
    <w:lvl w:ilvl="3" w:tplc="0C0A000F" w:tentative="1">
      <w:start w:val="1"/>
      <w:numFmt w:val="decimal"/>
      <w:lvlText w:val="%4."/>
      <w:lvlJc w:val="left"/>
      <w:pPr>
        <w:ind w:left="4167" w:hanging="360"/>
      </w:pPr>
    </w:lvl>
    <w:lvl w:ilvl="4" w:tplc="0C0A0019" w:tentative="1">
      <w:start w:val="1"/>
      <w:numFmt w:val="lowerLetter"/>
      <w:lvlText w:val="%5."/>
      <w:lvlJc w:val="left"/>
      <w:pPr>
        <w:ind w:left="4887" w:hanging="360"/>
      </w:pPr>
    </w:lvl>
    <w:lvl w:ilvl="5" w:tplc="0C0A001B" w:tentative="1">
      <w:start w:val="1"/>
      <w:numFmt w:val="lowerRoman"/>
      <w:lvlText w:val="%6."/>
      <w:lvlJc w:val="right"/>
      <w:pPr>
        <w:ind w:left="5607" w:hanging="180"/>
      </w:pPr>
    </w:lvl>
    <w:lvl w:ilvl="6" w:tplc="0C0A000F" w:tentative="1">
      <w:start w:val="1"/>
      <w:numFmt w:val="decimal"/>
      <w:lvlText w:val="%7."/>
      <w:lvlJc w:val="left"/>
      <w:pPr>
        <w:ind w:left="6327" w:hanging="360"/>
      </w:pPr>
    </w:lvl>
    <w:lvl w:ilvl="7" w:tplc="0C0A0019" w:tentative="1">
      <w:start w:val="1"/>
      <w:numFmt w:val="lowerLetter"/>
      <w:lvlText w:val="%8."/>
      <w:lvlJc w:val="left"/>
      <w:pPr>
        <w:ind w:left="7047" w:hanging="360"/>
      </w:pPr>
    </w:lvl>
    <w:lvl w:ilvl="8" w:tplc="0C0A001B" w:tentative="1">
      <w:start w:val="1"/>
      <w:numFmt w:val="lowerRoman"/>
      <w:lvlText w:val="%9."/>
      <w:lvlJc w:val="right"/>
      <w:pPr>
        <w:ind w:left="776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9" w15:restartNumberingAfterBreak="0">
    <w:nsid w:val="13E16581"/>
    <w:multiLevelType w:val="hybridMultilevel"/>
    <w:tmpl w:val="8F6A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E653D5"/>
    <w:multiLevelType w:val="multilevel"/>
    <w:tmpl w:val="7CE605BC"/>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171AE"/>
    <w:multiLevelType w:val="hybridMultilevel"/>
    <w:tmpl w:val="BC54866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A5D7449"/>
    <w:multiLevelType w:val="hybridMultilevel"/>
    <w:tmpl w:val="E0FE14B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15:restartNumberingAfterBreak="0">
    <w:nsid w:val="67E76823"/>
    <w:multiLevelType w:val="hybridMultilevel"/>
    <w:tmpl w:val="847E5364"/>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1"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2"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3"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5" w15:restartNumberingAfterBreak="0">
    <w:nsid w:val="7CB0451C"/>
    <w:multiLevelType w:val="hybridMultilevel"/>
    <w:tmpl w:val="D35E7DD0"/>
    <w:lvl w:ilvl="0" w:tplc="C876D0B0">
      <w:start w:val="1"/>
      <w:numFmt w:val="bullet"/>
      <w:lvlText w:val=""/>
      <w:lvlJc w:val="left"/>
      <w:pPr>
        <w:ind w:left="1080" w:hanging="360"/>
      </w:pPr>
      <w:rPr>
        <w:rFonts w:ascii="Symbol" w:hAnsi="Symbol" w:hint="default"/>
      </w:rPr>
    </w:lvl>
    <w:lvl w:ilvl="1" w:tplc="66A8D936" w:tentative="1">
      <w:start w:val="1"/>
      <w:numFmt w:val="bullet"/>
      <w:lvlText w:val="o"/>
      <w:lvlJc w:val="left"/>
      <w:pPr>
        <w:ind w:left="1800" w:hanging="360"/>
      </w:pPr>
      <w:rPr>
        <w:rFonts w:ascii="Courier New" w:hAnsi="Courier New" w:cs="Courier New" w:hint="default"/>
      </w:rPr>
    </w:lvl>
    <w:lvl w:ilvl="2" w:tplc="ADE4B850" w:tentative="1">
      <w:start w:val="1"/>
      <w:numFmt w:val="bullet"/>
      <w:lvlText w:val=""/>
      <w:lvlJc w:val="left"/>
      <w:pPr>
        <w:ind w:left="2520" w:hanging="360"/>
      </w:pPr>
      <w:rPr>
        <w:rFonts w:ascii="Wingdings" w:hAnsi="Wingdings" w:hint="default"/>
      </w:rPr>
    </w:lvl>
    <w:lvl w:ilvl="3" w:tplc="4F668A80" w:tentative="1">
      <w:start w:val="1"/>
      <w:numFmt w:val="bullet"/>
      <w:lvlText w:val=""/>
      <w:lvlJc w:val="left"/>
      <w:pPr>
        <w:ind w:left="3240" w:hanging="360"/>
      </w:pPr>
      <w:rPr>
        <w:rFonts w:ascii="Symbol" w:hAnsi="Symbol" w:hint="default"/>
      </w:rPr>
    </w:lvl>
    <w:lvl w:ilvl="4" w:tplc="CC34A2A0" w:tentative="1">
      <w:start w:val="1"/>
      <w:numFmt w:val="bullet"/>
      <w:lvlText w:val="o"/>
      <w:lvlJc w:val="left"/>
      <w:pPr>
        <w:ind w:left="3960" w:hanging="360"/>
      </w:pPr>
      <w:rPr>
        <w:rFonts w:ascii="Courier New" w:hAnsi="Courier New" w:cs="Courier New" w:hint="default"/>
      </w:rPr>
    </w:lvl>
    <w:lvl w:ilvl="5" w:tplc="84285FE0" w:tentative="1">
      <w:start w:val="1"/>
      <w:numFmt w:val="bullet"/>
      <w:lvlText w:val=""/>
      <w:lvlJc w:val="left"/>
      <w:pPr>
        <w:ind w:left="4680" w:hanging="360"/>
      </w:pPr>
      <w:rPr>
        <w:rFonts w:ascii="Wingdings" w:hAnsi="Wingdings" w:hint="default"/>
      </w:rPr>
    </w:lvl>
    <w:lvl w:ilvl="6" w:tplc="681A3E56" w:tentative="1">
      <w:start w:val="1"/>
      <w:numFmt w:val="bullet"/>
      <w:lvlText w:val=""/>
      <w:lvlJc w:val="left"/>
      <w:pPr>
        <w:ind w:left="5400" w:hanging="360"/>
      </w:pPr>
      <w:rPr>
        <w:rFonts w:ascii="Symbol" w:hAnsi="Symbol" w:hint="default"/>
      </w:rPr>
    </w:lvl>
    <w:lvl w:ilvl="7" w:tplc="E9D8B7CA" w:tentative="1">
      <w:start w:val="1"/>
      <w:numFmt w:val="bullet"/>
      <w:lvlText w:val="o"/>
      <w:lvlJc w:val="left"/>
      <w:pPr>
        <w:ind w:left="6120" w:hanging="360"/>
      </w:pPr>
      <w:rPr>
        <w:rFonts w:ascii="Courier New" w:hAnsi="Courier New" w:cs="Courier New" w:hint="default"/>
      </w:rPr>
    </w:lvl>
    <w:lvl w:ilvl="8" w:tplc="3468C61C" w:tentative="1">
      <w:start w:val="1"/>
      <w:numFmt w:val="bullet"/>
      <w:lvlText w:val=""/>
      <w:lvlJc w:val="left"/>
      <w:pPr>
        <w:ind w:left="6840" w:hanging="360"/>
      </w:pPr>
      <w:rPr>
        <w:rFonts w:ascii="Wingdings" w:hAnsi="Wingdings" w:hint="default"/>
      </w:rPr>
    </w:lvl>
  </w:abstractNum>
  <w:num w:numId="1">
    <w:abstractNumId w:val="7"/>
  </w:num>
  <w:num w:numId="2">
    <w:abstractNumId w:val="18"/>
  </w:num>
  <w:num w:numId="3">
    <w:abstractNumId w:val="0"/>
  </w:num>
  <w:num w:numId="4">
    <w:abstractNumId w:val="8"/>
  </w:num>
  <w:num w:numId="5">
    <w:abstractNumId w:val="44"/>
  </w:num>
  <w:num w:numId="6">
    <w:abstractNumId w:val="41"/>
  </w:num>
  <w:num w:numId="7">
    <w:abstractNumId w:val="29"/>
  </w:num>
  <w:num w:numId="8">
    <w:abstractNumId w:val="32"/>
  </w:num>
  <w:num w:numId="9">
    <w:abstractNumId w:val="2"/>
  </w:num>
  <w:num w:numId="10">
    <w:abstractNumId w:val="3"/>
  </w:num>
  <w:num w:numId="11">
    <w:abstractNumId w:val="19"/>
  </w:num>
  <w:num w:numId="12">
    <w:abstractNumId w:val="16"/>
  </w:num>
  <w:num w:numId="13">
    <w:abstractNumId w:val="34"/>
  </w:num>
  <w:num w:numId="14">
    <w:abstractNumId w:val="25"/>
  </w:num>
  <w:num w:numId="15">
    <w:abstractNumId w:val="33"/>
  </w:num>
  <w:num w:numId="16">
    <w:abstractNumId w:val="17"/>
  </w:num>
  <w:num w:numId="17">
    <w:abstractNumId w:val="5"/>
  </w:num>
  <w:num w:numId="18">
    <w:abstractNumId w:val="23"/>
  </w:num>
  <w:num w:numId="19">
    <w:abstractNumId w:val="20"/>
  </w:num>
  <w:num w:numId="20">
    <w:abstractNumId w:val="12"/>
  </w:num>
  <w:num w:numId="21">
    <w:abstractNumId w:val="1"/>
  </w:num>
  <w:num w:numId="22">
    <w:abstractNumId w:val="42"/>
  </w:num>
  <w:num w:numId="23">
    <w:abstractNumId w:val="40"/>
  </w:num>
  <w:num w:numId="24">
    <w:abstractNumId w:val="36"/>
  </w:num>
  <w:num w:numId="25">
    <w:abstractNumId w:val="11"/>
  </w:num>
  <w:num w:numId="26">
    <w:abstractNumId w:val="4"/>
  </w:num>
  <w:num w:numId="27">
    <w:abstractNumId w:val="22"/>
  </w:num>
  <w:num w:numId="28">
    <w:abstractNumId w:val="31"/>
  </w:num>
  <w:num w:numId="29">
    <w:abstractNumId w:val="24"/>
  </w:num>
  <w:num w:numId="30">
    <w:abstractNumId w:val="28"/>
  </w:num>
  <w:num w:numId="31">
    <w:abstractNumId w:val="13"/>
  </w:num>
  <w:num w:numId="32">
    <w:abstractNumId w:val="30"/>
  </w:num>
  <w:num w:numId="33">
    <w:abstractNumId w:val="38"/>
  </w:num>
  <w:num w:numId="34">
    <w:abstractNumId w:val="14"/>
  </w:num>
  <w:num w:numId="35">
    <w:abstractNumId w:val="15"/>
  </w:num>
  <w:num w:numId="36">
    <w:abstractNumId w:val="6"/>
  </w:num>
  <w:num w:numId="37">
    <w:abstractNumId w:val="21"/>
  </w:num>
  <w:num w:numId="38">
    <w:abstractNumId w:val="45"/>
  </w:num>
  <w:num w:numId="39">
    <w:abstractNumId w:val="10"/>
  </w:num>
  <w:num w:numId="40">
    <w:abstractNumId w:val="43"/>
  </w:num>
  <w:num w:numId="41">
    <w:abstractNumId w:val="37"/>
  </w:num>
  <w:num w:numId="42">
    <w:abstractNumId w:val="27"/>
  </w:num>
  <w:num w:numId="43">
    <w:abstractNumId w:val="26"/>
  </w:num>
  <w:num w:numId="44">
    <w:abstractNumId w:val="9"/>
  </w:num>
  <w:num w:numId="45">
    <w:abstractNumId w:val="39"/>
  </w:num>
  <w:num w:numId="46">
    <w:abstractNumId w:val="35"/>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varo.ortigosa@uam.es">
    <w15:presenceInfo w15:providerId="None" w15:userId="alvaro.ortigosa@u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4460"/>
    <w:rsid w:val="00006FFB"/>
    <w:rsid w:val="0001457F"/>
    <w:rsid w:val="00014D13"/>
    <w:rsid w:val="0003570B"/>
    <w:rsid w:val="00035D72"/>
    <w:rsid w:val="00035F2A"/>
    <w:rsid w:val="000442C0"/>
    <w:rsid w:val="00044CF4"/>
    <w:rsid w:val="000464B1"/>
    <w:rsid w:val="00047F61"/>
    <w:rsid w:val="00063492"/>
    <w:rsid w:val="00070C62"/>
    <w:rsid w:val="00070E63"/>
    <w:rsid w:val="0007210F"/>
    <w:rsid w:val="00073C1D"/>
    <w:rsid w:val="00073F2F"/>
    <w:rsid w:val="00074C65"/>
    <w:rsid w:val="00080CFB"/>
    <w:rsid w:val="000833E6"/>
    <w:rsid w:val="00083E95"/>
    <w:rsid w:val="00084B0C"/>
    <w:rsid w:val="0008670D"/>
    <w:rsid w:val="00091AB5"/>
    <w:rsid w:val="00094278"/>
    <w:rsid w:val="00094A1A"/>
    <w:rsid w:val="00097450"/>
    <w:rsid w:val="000A281F"/>
    <w:rsid w:val="000A42FC"/>
    <w:rsid w:val="000A7C6B"/>
    <w:rsid w:val="000B0675"/>
    <w:rsid w:val="000B0724"/>
    <w:rsid w:val="000C1303"/>
    <w:rsid w:val="000C3263"/>
    <w:rsid w:val="000C42D0"/>
    <w:rsid w:val="000C6355"/>
    <w:rsid w:val="000C7306"/>
    <w:rsid w:val="000D3838"/>
    <w:rsid w:val="000E154C"/>
    <w:rsid w:val="000E3C2A"/>
    <w:rsid w:val="000E4773"/>
    <w:rsid w:val="000E4B15"/>
    <w:rsid w:val="000E7EAE"/>
    <w:rsid w:val="000F138B"/>
    <w:rsid w:val="000F50C2"/>
    <w:rsid w:val="000F513E"/>
    <w:rsid w:val="00101B8A"/>
    <w:rsid w:val="0010361E"/>
    <w:rsid w:val="001048B7"/>
    <w:rsid w:val="00105C15"/>
    <w:rsid w:val="001063CF"/>
    <w:rsid w:val="00113682"/>
    <w:rsid w:val="00120608"/>
    <w:rsid w:val="0012216C"/>
    <w:rsid w:val="0012693C"/>
    <w:rsid w:val="00131CE6"/>
    <w:rsid w:val="00135D56"/>
    <w:rsid w:val="00137CA0"/>
    <w:rsid w:val="00141238"/>
    <w:rsid w:val="00146D91"/>
    <w:rsid w:val="00155127"/>
    <w:rsid w:val="0015697F"/>
    <w:rsid w:val="00161C64"/>
    <w:rsid w:val="00163A0E"/>
    <w:rsid w:val="001659FC"/>
    <w:rsid w:val="00171D17"/>
    <w:rsid w:val="00172BC1"/>
    <w:rsid w:val="00177F4B"/>
    <w:rsid w:val="00184DCB"/>
    <w:rsid w:val="00184FF9"/>
    <w:rsid w:val="00187DAB"/>
    <w:rsid w:val="001907BF"/>
    <w:rsid w:val="0019444B"/>
    <w:rsid w:val="0019537D"/>
    <w:rsid w:val="00197AC6"/>
    <w:rsid w:val="001A20AF"/>
    <w:rsid w:val="001A5AB6"/>
    <w:rsid w:val="001B60C4"/>
    <w:rsid w:val="001B7A5F"/>
    <w:rsid w:val="001C13C5"/>
    <w:rsid w:val="001C6892"/>
    <w:rsid w:val="001D2CDA"/>
    <w:rsid w:val="001D3676"/>
    <w:rsid w:val="001D563E"/>
    <w:rsid w:val="001D7D2E"/>
    <w:rsid w:val="001E3C87"/>
    <w:rsid w:val="001E7DD9"/>
    <w:rsid w:val="001F1414"/>
    <w:rsid w:val="0020298F"/>
    <w:rsid w:val="002037A3"/>
    <w:rsid w:val="00207EB1"/>
    <w:rsid w:val="00214A60"/>
    <w:rsid w:val="00214CC2"/>
    <w:rsid w:val="002150BE"/>
    <w:rsid w:val="00221448"/>
    <w:rsid w:val="0022386D"/>
    <w:rsid w:val="00226780"/>
    <w:rsid w:val="0023091D"/>
    <w:rsid w:val="002364E8"/>
    <w:rsid w:val="00244435"/>
    <w:rsid w:val="00244A01"/>
    <w:rsid w:val="00245B74"/>
    <w:rsid w:val="00250FB8"/>
    <w:rsid w:val="00252337"/>
    <w:rsid w:val="002556F8"/>
    <w:rsid w:val="00262BD1"/>
    <w:rsid w:val="002635E9"/>
    <w:rsid w:val="00264E72"/>
    <w:rsid w:val="0026714A"/>
    <w:rsid w:val="002725B7"/>
    <w:rsid w:val="00273826"/>
    <w:rsid w:val="002771DD"/>
    <w:rsid w:val="002809BD"/>
    <w:rsid w:val="00285091"/>
    <w:rsid w:val="0029138C"/>
    <w:rsid w:val="00294A34"/>
    <w:rsid w:val="002A2593"/>
    <w:rsid w:val="002A3F59"/>
    <w:rsid w:val="002A4BD0"/>
    <w:rsid w:val="002A588D"/>
    <w:rsid w:val="002A60E6"/>
    <w:rsid w:val="002B27BC"/>
    <w:rsid w:val="002B4FCF"/>
    <w:rsid w:val="002C06B2"/>
    <w:rsid w:val="002C538F"/>
    <w:rsid w:val="002C698C"/>
    <w:rsid w:val="002D3441"/>
    <w:rsid w:val="002D6D55"/>
    <w:rsid w:val="002E00ED"/>
    <w:rsid w:val="002E1DBB"/>
    <w:rsid w:val="002E30C6"/>
    <w:rsid w:val="002E7DE8"/>
    <w:rsid w:val="002F0011"/>
    <w:rsid w:val="002F0E21"/>
    <w:rsid w:val="002F0FEB"/>
    <w:rsid w:val="002F1263"/>
    <w:rsid w:val="002F3683"/>
    <w:rsid w:val="002F584F"/>
    <w:rsid w:val="00300CE1"/>
    <w:rsid w:val="00301757"/>
    <w:rsid w:val="00305253"/>
    <w:rsid w:val="00311741"/>
    <w:rsid w:val="00313428"/>
    <w:rsid w:val="00313828"/>
    <w:rsid w:val="00317964"/>
    <w:rsid w:val="00325219"/>
    <w:rsid w:val="0032701D"/>
    <w:rsid w:val="003300E8"/>
    <w:rsid w:val="00333751"/>
    <w:rsid w:val="003337E3"/>
    <w:rsid w:val="0033431C"/>
    <w:rsid w:val="003345B4"/>
    <w:rsid w:val="003350C7"/>
    <w:rsid w:val="00335A6B"/>
    <w:rsid w:val="00337635"/>
    <w:rsid w:val="00342D18"/>
    <w:rsid w:val="00343CA1"/>
    <w:rsid w:val="00347BED"/>
    <w:rsid w:val="00347E60"/>
    <w:rsid w:val="00355D32"/>
    <w:rsid w:val="00356CA0"/>
    <w:rsid w:val="00360C2C"/>
    <w:rsid w:val="00361DEC"/>
    <w:rsid w:val="00362602"/>
    <w:rsid w:val="003664E8"/>
    <w:rsid w:val="00366CDD"/>
    <w:rsid w:val="00371765"/>
    <w:rsid w:val="00372F87"/>
    <w:rsid w:val="00374525"/>
    <w:rsid w:val="00380E16"/>
    <w:rsid w:val="003856C0"/>
    <w:rsid w:val="0038582C"/>
    <w:rsid w:val="00385A1E"/>
    <w:rsid w:val="003903F7"/>
    <w:rsid w:val="0039500E"/>
    <w:rsid w:val="003A1F67"/>
    <w:rsid w:val="003A7FCF"/>
    <w:rsid w:val="003B0FDC"/>
    <w:rsid w:val="003B3148"/>
    <w:rsid w:val="003B34C8"/>
    <w:rsid w:val="003B4822"/>
    <w:rsid w:val="003B4909"/>
    <w:rsid w:val="003B4A65"/>
    <w:rsid w:val="003B5E83"/>
    <w:rsid w:val="003C0F3A"/>
    <w:rsid w:val="003C30CC"/>
    <w:rsid w:val="003C73FA"/>
    <w:rsid w:val="003D1A6A"/>
    <w:rsid w:val="003D65E6"/>
    <w:rsid w:val="003E5E87"/>
    <w:rsid w:val="003E5FDB"/>
    <w:rsid w:val="003F1A1D"/>
    <w:rsid w:val="003F1F52"/>
    <w:rsid w:val="003F4D7E"/>
    <w:rsid w:val="00400FBE"/>
    <w:rsid w:val="0040203D"/>
    <w:rsid w:val="00404D03"/>
    <w:rsid w:val="00412840"/>
    <w:rsid w:val="00413A23"/>
    <w:rsid w:val="00420723"/>
    <w:rsid w:val="0042492B"/>
    <w:rsid w:val="00425160"/>
    <w:rsid w:val="004263DA"/>
    <w:rsid w:val="004325E3"/>
    <w:rsid w:val="004334CF"/>
    <w:rsid w:val="00433795"/>
    <w:rsid w:val="00434E51"/>
    <w:rsid w:val="00436D11"/>
    <w:rsid w:val="00443BD4"/>
    <w:rsid w:val="004616E4"/>
    <w:rsid w:val="00463806"/>
    <w:rsid w:val="00464DE2"/>
    <w:rsid w:val="0046561D"/>
    <w:rsid w:val="00465D1C"/>
    <w:rsid w:val="00465D73"/>
    <w:rsid w:val="00466012"/>
    <w:rsid w:val="00470CF9"/>
    <w:rsid w:val="00473F37"/>
    <w:rsid w:val="00476C68"/>
    <w:rsid w:val="00477D88"/>
    <w:rsid w:val="00482A7A"/>
    <w:rsid w:val="004831B5"/>
    <w:rsid w:val="00485F4A"/>
    <w:rsid w:val="00487932"/>
    <w:rsid w:val="00491726"/>
    <w:rsid w:val="004938B0"/>
    <w:rsid w:val="004977B3"/>
    <w:rsid w:val="004A36F5"/>
    <w:rsid w:val="004A3CFF"/>
    <w:rsid w:val="004A7077"/>
    <w:rsid w:val="004B2447"/>
    <w:rsid w:val="004B3B90"/>
    <w:rsid w:val="004B4D0D"/>
    <w:rsid w:val="004B61B7"/>
    <w:rsid w:val="004C1BD9"/>
    <w:rsid w:val="004C529D"/>
    <w:rsid w:val="004D02DA"/>
    <w:rsid w:val="004D3690"/>
    <w:rsid w:val="004D4D5F"/>
    <w:rsid w:val="004E7342"/>
    <w:rsid w:val="004F0838"/>
    <w:rsid w:val="004F3260"/>
    <w:rsid w:val="004F33FD"/>
    <w:rsid w:val="004F643E"/>
    <w:rsid w:val="00503F6B"/>
    <w:rsid w:val="0051045C"/>
    <w:rsid w:val="0051113E"/>
    <w:rsid w:val="005143BE"/>
    <w:rsid w:val="00517758"/>
    <w:rsid w:val="00522397"/>
    <w:rsid w:val="00523D64"/>
    <w:rsid w:val="00525061"/>
    <w:rsid w:val="00526D01"/>
    <w:rsid w:val="005412AF"/>
    <w:rsid w:val="00543142"/>
    <w:rsid w:val="00547C4D"/>
    <w:rsid w:val="005505F4"/>
    <w:rsid w:val="00551A2D"/>
    <w:rsid w:val="0055312B"/>
    <w:rsid w:val="005544BA"/>
    <w:rsid w:val="005558C5"/>
    <w:rsid w:val="00562A66"/>
    <w:rsid w:val="00563E81"/>
    <w:rsid w:val="00564DED"/>
    <w:rsid w:val="00565576"/>
    <w:rsid w:val="00566B72"/>
    <w:rsid w:val="00574DD2"/>
    <w:rsid w:val="005777E3"/>
    <w:rsid w:val="005832E7"/>
    <w:rsid w:val="00584949"/>
    <w:rsid w:val="00584951"/>
    <w:rsid w:val="00592B67"/>
    <w:rsid w:val="00595EF8"/>
    <w:rsid w:val="00597AAA"/>
    <w:rsid w:val="005A4DC8"/>
    <w:rsid w:val="005A7774"/>
    <w:rsid w:val="005A7F9A"/>
    <w:rsid w:val="005B2235"/>
    <w:rsid w:val="005B59B6"/>
    <w:rsid w:val="005B7BF4"/>
    <w:rsid w:val="005B7F0A"/>
    <w:rsid w:val="005C2122"/>
    <w:rsid w:val="005C7655"/>
    <w:rsid w:val="005E2080"/>
    <w:rsid w:val="005E2F80"/>
    <w:rsid w:val="005E3826"/>
    <w:rsid w:val="005E63C0"/>
    <w:rsid w:val="005F1CEB"/>
    <w:rsid w:val="005F4851"/>
    <w:rsid w:val="005F4FFF"/>
    <w:rsid w:val="005F6C78"/>
    <w:rsid w:val="006018C5"/>
    <w:rsid w:val="00603903"/>
    <w:rsid w:val="0060453D"/>
    <w:rsid w:val="0060532F"/>
    <w:rsid w:val="00607339"/>
    <w:rsid w:val="00611C6A"/>
    <w:rsid w:val="00612AFC"/>
    <w:rsid w:val="00614FB9"/>
    <w:rsid w:val="006156BE"/>
    <w:rsid w:val="006209B4"/>
    <w:rsid w:val="00623FDD"/>
    <w:rsid w:val="00625FAD"/>
    <w:rsid w:val="00626CAB"/>
    <w:rsid w:val="00626D71"/>
    <w:rsid w:val="00630883"/>
    <w:rsid w:val="00632826"/>
    <w:rsid w:val="006353A0"/>
    <w:rsid w:val="00642FB3"/>
    <w:rsid w:val="00643097"/>
    <w:rsid w:val="00647F59"/>
    <w:rsid w:val="00650ED5"/>
    <w:rsid w:val="006534D3"/>
    <w:rsid w:val="0065397A"/>
    <w:rsid w:val="00654751"/>
    <w:rsid w:val="006563FE"/>
    <w:rsid w:val="00662DF0"/>
    <w:rsid w:val="0066477C"/>
    <w:rsid w:val="00670847"/>
    <w:rsid w:val="00670EBD"/>
    <w:rsid w:val="00673566"/>
    <w:rsid w:val="0067506B"/>
    <w:rsid w:val="00676EEE"/>
    <w:rsid w:val="006827A2"/>
    <w:rsid w:val="00697B99"/>
    <w:rsid w:val="006A100B"/>
    <w:rsid w:val="006A1169"/>
    <w:rsid w:val="006A6A08"/>
    <w:rsid w:val="006B019A"/>
    <w:rsid w:val="006B15C5"/>
    <w:rsid w:val="006B3E9E"/>
    <w:rsid w:val="006B69F5"/>
    <w:rsid w:val="006C1624"/>
    <w:rsid w:val="006C4AD7"/>
    <w:rsid w:val="006C5621"/>
    <w:rsid w:val="006D44F5"/>
    <w:rsid w:val="006D4825"/>
    <w:rsid w:val="006D5BE3"/>
    <w:rsid w:val="006D72FE"/>
    <w:rsid w:val="006E3916"/>
    <w:rsid w:val="006E4772"/>
    <w:rsid w:val="006E656B"/>
    <w:rsid w:val="006F7EA9"/>
    <w:rsid w:val="00702CDB"/>
    <w:rsid w:val="00703B32"/>
    <w:rsid w:val="0070515D"/>
    <w:rsid w:val="00706AF5"/>
    <w:rsid w:val="00706FD6"/>
    <w:rsid w:val="00707DC1"/>
    <w:rsid w:val="007100D3"/>
    <w:rsid w:val="007127DE"/>
    <w:rsid w:val="00714C66"/>
    <w:rsid w:val="007173BA"/>
    <w:rsid w:val="00725A05"/>
    <w:rsid w:val="0073214D"/>
    <w:rsid w:val="00735CDB"/>
    <w:rsid w:val="007371ED"/>
    <w:rsid w:val="007459A8"/>
    <w:rsid w:val="00745B82"/>
    <w:rsid w:val="007463C7"/>
    <w:rsid w:val="00750FC1"/>
    <w:rsid w:val="007561C2"/>
    <w:rsid w:val="00760BCC"/>
    <w:rsid w:val="00763878"/>
    <w:rsid w:val="0077051A"/>
    <w:rsid w:val="007720D5"/>
    <w:rsid w:val="007743D9"/>
    <w:rsid w:val="00776D8C"/>
    <w:rsid w:val="00780F50"/>
    <w:rsid w:val="00787364"/>
    <w:rsid w:val="007873F1"/>
    <w:rsid w:val="00787C03"/>
    <w:rsid w:val="007900C1"/>
    <w:rsid w:val="00793867"/>
    <w:rsid w:val="00793D45"/>
    <w:rsid w:val="00793FE8"/>
    <w:rsid w:val="007958ED"/>
    <w:rsid w:val="00796728"/>
    <w:rsid w:val="007970C8"/>
    <w:rsid w:val="007A034D"/>
    <w:rsid w:val="007A221B"/>
    <w:rsid w:val="007A4CF0"/>
    <w:rsid w:val="007A7BCF"/>
    <w:rsid w:val="007A7C5E"/>
    <w:rsid w:val="007B148A"/>
    <w:rsid w:val="007B26ED"/>
    <w:rsid w:val="007B3164"/>
    <w:rsid w:val="007B66A6"/>
    <w:rsid w:val="007C0131"/>
    <w:rsid w:val="007C06EC"/>
    <w:rsid w:val="007C326B"/>
    <w:rsid w:val="007C3D8F"/>
    <w:rsid w:val="007C5DB5"/>
    <w:rsid w:val="007E56E1"/>
    <w:rsid w:val="007E6CDE"/>
    <w:rsid w:val="007E7BC2"/>
    <w:rsid w:val="007E7E99"/>
    <w:rsid w:val="007E7ED9"/>
    <w:rsid w:val="007F2777"/>
    <w:rsid w:val="007F2F8A"/>
    <w:rsid w:val="007F36F0"/>
    <w:rsid w:val="007F5E17"/>
    <w:rsid w:val="007F775A"/>
    <w:rsid w:val="00803115"/>
    <w:rsid w:val="0080324B"/>
    <w:rsid w:val="00804F2A"/>
    <w:rsid w:val="00805383"/>
    <w:rsid w:val="00807995"/>
    <w:rsid w:val="00810C92"/>
    <w:rsid w:val="00812EE2"/>
    <w:rsid w:val="0081561F"/>
    <w:rsid w:val="00816826"/>
    <w:rsid w:val="00817F85"/>
    <w:rsid w:val="00823545"/>
    <w:rsid w:val="00824D33"/>
    <w:rsid w:val="00831755"/>
    <w:rsid w:val="00832A42"/>
    <w:rsid w:val="00834A05"/>
    <w:rsid w:val="008402EB"/>
    <w:rsid w:val="00841A24"/>
    <w:rsid w:val="0084289B"/>
    <w:rsid w:val="00846667"/>
    <w:rsid w:val="00847816"/>
    <w:rsid w:val="00847B65"/>
    <w:rsid w:val="00850D36"/>
    <w:rsid w:val="00850FF6"/>
    <w:rsid w:val="00855BFF"/>
    <w:rsid w:val="00862E34"/>
    <w:rsid w:val="008668D1"/>
    <w:rsid w:val="00866AB6"/>
    <w:rsid w:val="00866BA3"/>
    <w:rsid w:val="008753D1"/>
    <w:rsid w:val="00875B18"/>
    <w:rsid w:val="00882EA6"/>
    <w:rsid w:val="00883CDE"/>
    <w:rsid w:val="008842EA"/>
    <w:rsid w:val="008848FD"/>
    <w:rsid w:val="0088722E"/>
    <w:rsid w:val="008944AA"/>
    <w:rsid w:val="00896AB8"/>
    <w:rsid w:val="00897658"/>
    <w:rsid w:val="008A3CF6"/>
    <w:rsid w:val="008A5B02"/>
    <w:rsid w:val="008B1C14"/>
    <w:rsid w:val="008C16C4"/>
    <w:rsid w:val="008C7A12"/>
    <w:rsid w:val="008D1426"/>
    <w:rsid w:val="008D2288"/>
    <w:rsid w:val="008D5F00"/>
    <w:rsid w:val="008D74E5"/>
    <w:rsid w:val="008D7B29"/>
    <w:rsid w:val="008E3FF4"/>
    <w:rsid w:val="00903725"/>
    <w:rsid w:val="00904A11"/>
    <w:rsid w:val="00904BFF"/>
    <w:rsid w:val="00907519"/>
    <w:rsid w:val="00911AC5"/>
    <w:rsid w:val="00912F11"/>
    <w:rsid w:val="0091369E"/>
    <w:rsid w:val="00913CD0"/>
    <w:rsid w:val="00914D26"/>
    <w:rsid w:val="0091562F"/>
    <w:rsid w:val="00916C5C"/>
    <w:rsid w:val="009178EF"/>
    <w:rsid w:val="00917CA3"/>
    <w:rsid w:val="00920372"/>
    <w:rsid w:val="00924D77"/>
    <w:rsid w:val="00927013"/>
    <w:rsid w:val="0092776A"/>
    <w:rsid w:val="009358D0"/>
    <w:rsid w:val="00935FFD"/>
    <w:rsid w:val="009401B3"/>
    <w:rsid w:val="009457D2"/>
    <w:rsid w:val="0095142D"/>
    <w:rsid w:val="00951673"/>
    <w:rsid w:val="00960F1D"/>
    <w:rsid w:val="00966367"/>
    <w:rsid w:val="009704D8"/>
    <w:rsid w:val="00970C9D"/>
    <w:rsid w:val="00971716"/>
    <w:rsid w:val="00972C85"/>
    <w:rsid w:val="00973262"/>
    <w:rsid w:val="009761D6"/>
    <w:rsid w:val="00984190"/>
    <w:rsid w:val="00984E19"/>
    <w:rsid w:val="00985606"/>
    <w:rsid w:val="0099775B"/>
    <w:rsid w:val="009A0B1F"/>
    <w:rsid w:val="009A1E09"/>
    <w:rsid w:val="009A4419"/>
    <w:rsid w:val="009B328D"/>
    <w:rsid w:val="009C0719"/>
    <w:rsid w:val="009C1C29"/>
    <w:rsid w:val="009C2FF4"/>
    <w:rsid w:val="009C47A2"/>
    <w:rsid w:val="009C4834"/>
    <w:rsid w:val="009C4FB1"/>
    <w:rsid w:val="009C5A4B"/>
    <w:rsid w:val="009D339E"/>
    <w:rsid w:val="009D64F8"/>
    <w:rsid w:val="009E1010"/>
    <w:rsid w:val="009E637C"/>
    <w:rsid w:val="009F4473"/>
    <w:rsid w:val="009F4D89"/>
    <w:rsid w:val="00A00827"/>
    <w:rsid w:val="00A00BC2"/>
    <w:rsid w:val="00A02AC1"/>
    <w:rsid w:val="00A04A80"/>
    <w:rsid w:val="00A05D77"/>
    <w:rsid w:val="00A068F8"/>
    <w:rsid w:val="00A103F3"/>
    <w:rsid w:val="00A13DFB"/>
    <w:rsid w:val="00A1551A"/>
    <w:rsid w:val="00A35A82"/>
    <w:rsid w:val="00A37074"/>
    <w:rsid w:val="00A45FF1"/>
    <w:rsid w:val="00A50C65"/>
    <w:rsid w:val="00A54D5E"/>
    <w:rsid w:val="00A55049"/>
    <w:rsid w:val="00A55C1A"/>
    <w:rsid w:val="00A6456E"/>
    <w:rsid w:val="00A66F7F"/>
    <w:rsid w:val="00A716FC"/>
    <w:rsid w:val="00A71BB8"/>
    <w:rsid w:val="00A72B3A"/>
    <w:rsid w:val="00A76AEF"/>
    <w:rsid w:val="00A77B41"/>
    <w:rsid w:val="00A846D1"/>
    <w:rsid w:val="00A85A67"/>
    <w:rsid w:val="00A87774"/>
    <w:rsid w:val="00A92669"/>
    <w:rsid w:val="00A95332"/>
    <w:rsid w:val="00A96CB9"/>
    <w:rsid w:val="00AA39C6"/>
    <w:rsid w:val="00AA5143"/>
    <w:rsid w:val="00AB4150"/>
    <w:rsid w:val="00AC17C9"/>
    <w:rsid w:val="00AC26A8"/>
    <w:rsid w:val="00AC3A0E"/>
    <w:rsid w:val="00AC6CE6"/>
    <w:rsid w:val="00AD18C3"/>
    <w:rsid w:val="00AD6D44"/>
    <w:rsid w:val="00AD78A7"/>
    <w:rsid w:val="00AE60D0"/>
    <w:rsid w:val="00AE6C24"/>
    <w:rsid w:val="00AE70CF"/>
    <w:rsid w:val="00AF153A"/>
    <w:rsid w:val="00AF3F3D"/>
    <w:rsid w:val="00AF4ABB"/>
    <w:rsid w:val="00AF60B2"/>
    <w:rsid w:val="00B002E2"/>
    <w:rsid w:val="00B117C5"/>
    <w:rsid w:val="00B15235"/>
    <w:rsid w:val="00B155A1"/>
    <w:rsid w:val="00B20465"/>
    <w:rsid w:val="00B26F84"/>
    <w:rsid w:val="00B3428E"/>
    <w:rsid w:val="00B34394"/>
    <w:rsid w:val="00B4284A"/>
    <w:rsid w:val="00B44E51"/>
    <w:rsid w:val="00B47D5F"/>
    <w:rsid w:val="00B51451"/>
    <w:rsid w:val="00B52336"/>
    <w:rsid w:val="00B53B0E"/>
    <w:rsid w:val="00B54DB0"/>
    <w:rsid w:val="00B56078"/>
    <w:rsid w:val="00B608E5"/>
    <w:rsid w:val="00B62405"/>
    <w:rsid w:val="00B62D92"/>
    <w:rsid w:val="00B6329D"/>
    <w:rsid w:val="00B639BF"/>
    <w:rsid w:val="00B65128"/>
    <w:rsid w:val="00B76275"/>
    <w:rsid w:val="00B81D97"/>
    <w:rsid w:val="00B8664B"/>
    <w:rsid w:val="00B92104"/>
    <w:rsid w:val="00B93091"/>
    <w:rsid w:val="00BA0580"/>
    <w:rsid w:val="00BA141F"/>
    <w:rsid w:val="00BA4899"/>
    <w:rsid w:val="00BA585C"/>
    <w:rsid w:val="00BA7542"/>
    <w:rsid w:val="00BB1F2C"/>
    <w:rsid w:val="00BB7589"/>
    <w:rsid w:val="00BC3935"/>
    <w:rsid w:val="00BC456A"/>
    <w:rsid w:val="00BC572C"/>
    <w:rsid w:val="00BC7787"/>
    <w:rsid w:val="00BD177D"/>
    <w:rsid w:val="00BD3009"/>
    <w:rsid w:val="00BD31F4"/>
    <w:rsid w:val="00BD6BF8"/>
    <w:rsid w:val="00BD79A7"/>
    <w:rsid w:val="00BE0B05"/>
    <w:rsid w:val="00BE2E3A"/>
    <w:rsid w:val="00BE3B4C"/>
    <w:rsid w:val="00BF4CE8"/>
    <w:rsid w:val="00C02CC5"/>
    <w:rsid w:val="00C05EEC"/>
    <w:rsid w:val="00C06E47"/>
    <w:rsid w:val="00C17211"/>
    <w:rsid w:val="00C226CF"/>
    <w:rsid w:val="00C2474A"/>
    <w:rsid w:val="00C308D6"/>
    <w:rsid w:val="00C351B8"/>
    <w:rsid w:val="00C379EB"/>
    <w:rsid w:val="00C40699"/>
    <w:rsid w:val="00C412F1"/>
    <w:rsid w:val="00C416AD"/>
    <w:rsid w:val="00C42312"/>
    <w:rsid w:val="00C476B4"/>
    <w:rsid w:val="00C5147F"/>
    <w:rsid w:val="00C5422D"/>
    <w:rsid w:val="00C544FB"/>
    <w:rsid w:val="00C54770"/>
    <w:rsid w:val="00C57CF1"/>
    <w:rsid w:val="00C61071"/>
    <w:rsid w:val="00C647D5"/>
    <w:rsid w:val="00C64ABB"/>
    <w:rsid w:val="00C66263"/>
    <w:rsid w:val="00C6750E"/>
    <w:rsid w:val="00C67778"/>
    <w:rsid w:val="00C70FBC"/>
    <w:rsid w:val="00C74BD9"/>
    <w:rsid w:val="00C75B87"/>
    <w:rsid w:val="00C76924"/>
    <w:rsid w:val="00C8057A"/>
    <w:rsid w:val="00C8097C"/>
    <w:rsid w:val="00C80C64"/>
    <w:rsid w:val="00C81C96"/>
    <w:rsid w:val="00C8249D"/>
    <w:rsid w:val="00C83C27"/>
    <w:rsid w:val="00C860A5"/>
    <w:rsid w:val="00C918E2"/>
    <w:rsid w:val="00C950DD"/>
    <w:rsid w:val="00CA1985"/>
    <w:rsid w:val="00CA2C54"/>
    <w:rsid w:val="00CA54F6"/>
    <w:rsid w:val="00CB3940"/>
    <w:rsid w:val="00CC07DC"/>
    <w:rsid w:val="00CC3BC4"/>
    <w:rsid w:val="00CD08AB"/>
    <w:rsid w:val="00CD49EB"/>
    <w:rsid w:val="00CD6ECD"/>
    <w:rsid w:val="00CD777B"/>
    <w:rsid w:val="00CF4FAA"/>
    <w:rsid w:val="00D0035E"/>
    <w:rsid w:val="00D01E4E"/>
    <w:rsid w:val="00D0379B"/>
    <w:rsid w:val="00D038FC"/>
    <w:rsid w:val="00D03C14"/>
    <w:rsid w:val="00D11581"/>
    <w:rsid w:val="00D11924"/>
    <w:rsid w:val="00D12E1E"/>
    <w:rsid w:val="00D16F72"/>
    <w:rsid w:val="00D20C80"/>
    <w:rsid w:val="00D2621E"/>
    <w:rsid w:val="00D30ABD"/>
    <w:rsid w:val="00D33863"/>
    <w:rsid w:val="00D34459"/>
    <w:rsid w:val="00D352AF"/>
    <w:rsid w:val="00D3687A"/>
    <w:rsid w:val="00D37466"/>
    <w:rsid w:val="00D4088E"/>
    <w:rsid w:val="00D43493"/>
    <w:rsid w:val="00D45B4F"/>
    <w:rsid w:val="00D46216"/>
    <w:rsid w:val="00D47C9E"/>
    <w:rsid w:val="00D51EB3"/>
    <w:rsid w:val="00D57491"/>
    <w:rsid w:val="00D60D56"/>
    <w:rsid w:val="00D64CAE"/>
    <w:rsid w:val="00D756FA"/>
    <w:rsid w:val="00D75F60"/>
    <w:rsid w:val="00D7760A"/>
    <w:rsid w:val="00D82363"/>
    <w:rsid w:val="00D86E1C"/>
    <w:rsid w:val="00D90D87"/>
    <w:rsid w:val="00D9527D"/>
    <w:rsid w:val="00D959D8"/>
    <w:rsid w:val="00D97761"/>
    <w:rsid w:val="00DA614B"/>
    <w:rsid w:val="00DB005A"/>
    <w:rsid w:val="00DB1224"/>
    <w:rsid w:val="00DB6951"/>
    <w:rsid w:val="00DC0FF4"/>
    <w:rsid w:val="00DC144C"/>
    <w:rsid w:val="00DC53E2"/>
    <w:rsid w:val="00DD642B"/>
    <w:rsid w:val="00DE0B32"/>
    <w:rsid w:val="00DE7FD4"/>
    <w:rsid w:val="00DF1A8C"/>
    <w:rsid w:val="00DF3B9A"/>
    <w:rsid w:val="00DF460A"/>
    <w:rsid w:val="00E00222"/>
    <w:rsid w:val="00E015E2"/>
    <w:rsid w:val="00E02174"/>
    <w:rsid w:val="00E02203"/>
    <w:rsid w:val="00E02268"/>
    <w:rsid w:val="00E0449B"/>
    <w:rsid w:val="00E051A1"/>
    <w:rsid w:val="00E108FE"/>
    <w:rsid w:val="00E111A2"/>
    <w:rsid w:val="00E14E4B"/>
    <w:rsid w:val="00E20329"/>
    <w:rsid w:val="00E20463"/>
    <w:rsid w:val="00E2526E"/>
    <w:rsid w:val="00E31253"/>
    <w:rsid w:val="00E32CF3"/>
    <w:rsid w:val="00E37A9B"/>
    <w:rsid w:val="00E454F7"/>
    <w:rsid w:val="00E46ACE"/>
    <w:rsid w:val="00E4791C"/>
    <w:rsid w:val="00E513E8"/>
    <w:rsid w:val="00E51DB7"/>
    <w:rsid w:val="00E52B6C"/>
    <w:rsid w:val="00E54EAD"/>
    <w:rsid w:val="00E60A88"/>
    <w:rsid w:val="00E61CD6"/>
    <w:rsid w:val="00E6285A"/>
    <w:rsid w:val="00E6335F"/>
    <w:rsid w:val="00E6461B"/>
    <w:rsid w:val="00E648C0"/>
    <w:rsid w:val="00E65CB9"/>
    <w:rsid w:val="00E670EE"/>
    <w:rsid w:val="00E74449"/>
    <w:rsid w:val="00E77616"/>
    <w:rsid w:val="00E777A4"/>
    <w:rsid w:val="00E8370B"/>
    <w:rsid w:val="00E855E0"/>
    <w:rsid w:val="00E93405"/>
    <w:rsid w:val="00EA0CB1"/>
    <w:rsid w:val="00EA19C7"/>
    <w:rsid w:val="00EA1C31"/>
    <w:rsid w:val="00EB291D"/>
    <w:rsid w:val="00EB5695"/>
    <w:rsid w:val="00EB569C"/>
    <w:rsid w:val="00EC0D4E"/>
    <w:rsid w:val="00EC15E0"/>
    <w:rsid w:val="00EC35E3"/>
    <w:rsid w:val="00EC5830"/>
    <w:rsid w:val="00ED1334"/>
    <w:rsid w:val="00ED35E2"/>
    <w:rsid w:val="00ED4398"/>
    <w:rsid w:val="00ED4A34"/>
    <w:rsid w:val="00ED502A"/>
    <w:rsid w:val="00ED72E8"/>
    <w:rsid w:val="00ED7D26"/>
    <w:rsid w:val="00EE0756"/>
    <w:rsid w:val="00EE08BC"/>
    <w:rsid w:val="00EF130C"/>
    <w:rsid w:val="00EF2E03"/>
    <w:rsid w:val="00EF30A5"/>
    <w:rsid w:val="00EF4B9E"/>
    <w:rsid w:val="00F01671"/>
    <w:rsid w:val="00F112DB"/>
    <w:rsid w:val="00F12804"/>
    <w:rsid w:val="00F24415"/>
    <w:rsid w:val="00F247BD"/>
    <w:rsid w:val="00F31F4D"/>
    <w:rsid w:val="00F4025D"/>
    <w:rsid w:val="00F41E98"/>
    <w:rsid w:val="00F54EAF"/>
    <w:rsid w:val="00F610A8"/>
    <w:rsid w:val="00F70F59"/>
    <w:rsid w:val="00F73C7A"/>
    <w:rsid w:val="00F76874"/>
    <w:rsid w:val="00F77D0C"/>
    <w:rsid w:val="00F816A4"/>
    <w:rsid w:val="00F82278"/>
    <w:rsid w:val="00F84BCB"/>
    <w:rsid w:val="00F86B4E"/>
    <w:rsid w:val="00F906B3"/>
    <w:rsid w:val="00F938F8"/>
    <w:rsid w:val="00F966BC"/>
    <w:rsid w:val="00F97DA6"/>
    <w:rsid w:val="00FA0669"/>
    <w:rsid w:val="00FA1833"/>
    <w:rsid w:val="00FA18A7"/>
    <w:rsid w:val="00FA2B60"/>
    <w:rsid w:val="00FA2B7A"/>
    <w:rsid w:val="00FA2E0E"/>
    <w:rsid w:val="00FA5F73"/>
    <w:rsid w:val="00FB4D52"/>
    <w:rsid w:val="00FB6682"/>
    <w:rsid w:val="00FB6858"/>
    <w:rsid w:val="00FB6A84"/>
    <w:rsid w:val="00FB7C61"/>
    <w:rsid w:val="00FC3818"/>
    <w:rsid w:val="00FC7A36"/>
    <w:rsid w:val="00FC7C4E"/>
    <w:rsid w:val="00FD0257"/>
    <w:rsid w:val="00FD07AB"/>
    <w:rsid w:val="00FD254E"/>
    <w:rsid w:val="00FD3243"/>
    <w:rsid w:val="00FD7F0D"/>
    <w:rsid w:val="00FE24D4"/>
    <w:rsid w:val="00FE444E"/>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68D3157"/>
  <w15:chartTrackingRefBased/>
  <w15:docId w15:val="{190340CC-1FD4-4A38-A39E-57B427AA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rPr>
  </w:style>
  <w:style w:type="paragraph" w:styleId="Ttulo1">
    <w:name w:val="heading 1"/>
    <w:basedOn w:val="Normal"/>
    <w:next w:val="Normal"/>
    <w:link w:val="Ttulo1Car"/>
    <w:uiPriority w:val="9"/>
    <w:qFormat/>
    <w:rsid w:val="003B4822"/>
    <w:pPr>
      <w:keepNext/>
      <w:numPr>
        <w:numId w:val="2"/>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pPr>
      <w:keepNext/>
      <w:numPr>
        <w:ilvl w:val="2"/>
        <w:numId w:val="2"/>
      </w:numPr>
      <w:spacing w:before="240" w:after="60"/>
      <w:outlineLvl w:val="2"/>
    </w:pPr>
    <w:rPr>
      <w:rFonts w:ascii="Arial" w:hAnsi="Arial" w:cs="Arial"/>
      <w:b/>
      <w:bCs/>
      <w:sz w:val="26"/>
      <w:szCs w:val="26"/>
    </w:rPr>
  </w:style>
  <w:style w:type="paragraph" w:styleId="Ttulo4">
    <w:name w:val="heading 4"/>
    <w:aliases w:val="H4,H41,h4"/>
    <w:basedOn w:val="Normal"/>
    <w:next w:val="Normal"/>
    <w:link w:val="Ttulo4Car"/>
    <w:uiPriority w:val="9"/>
    <w:qFormat/>
    <w:pPr>
      <w:keepNext/>
      <w:numPr>
        <w:ilvl w:val="3"/>
        <w:numId w:val="2"/>
      </w:numPr>
      <w:spacing w:before="240" w:after="120"/>
      <w:outlineLvl w:val="3"/>
    </w:pPr>
    <w:rPr>
      <w:b/>
      <w:i/>
      <w:szCs w:val="20"/>
      <w:lang w:val="en-US"/>
    </w:rPr>
  </w:style>
  <w:style w:type="paragraph" w:styleId="Ttulo5">
    <w:name w:val="heading 5"/>
    <w:basedOn w:val="Normal"/>
    <w:next w:val="Normal"/>
    <w:link w:val="Ttulo5Car"/>
    <w:uiPriority w:val="9"/>
    <w:qFormat/>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pPr>
      <w:numPr>
        <w:ilvl w:val="6"/>
        <w:numId w:val="2"/>
      </w:numPr>
      <w:spacing w:before="240" w:after="60"/>
      <w:outlineLvl w:val="6"/>
    </w:pPr>
  </w:style>
  <w:style w:type="paragraph" w:styleId="Ttulo8">
    <w:name w:val="heading 8"/>
    <w:basedOn w:val="Normal"/>
    <w:next w:val="Normal"/>
    <w:link w:val="Ttulo8Car"/>
    <w:uiPriority w:val="9"/>
    <w:qFormat/>
    <w:pPr>
      <w:numPr>
        <w:ilvl w:val="7"/>
        <w:numId w:val="2"/>
      </w:numPr>
      <w:spacing w:before="240" w:after="60"/>
      <w:outlineLvl w:val="7"/>
    </w:pPr>
    <w:rPr>
      <w:i/>
      <w:iCs/>
    </w:rPr>
  </w:style>
  <w:style w:type="paragraph" w:styleId="Ttulo9">
    <w:name w:val="heading 9"/>
    <w:basedOn w:val="Normal"/>
    <w:next w:val="Normal"/>
    <w:link w:val="Ttulo9Car"/>
    <w:uiPriority w:val="9"/>
    <w:qFormat/>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pPr>
      <w:jc w:val="center"/>
    </w:pPr>
    <w:rPr>
      <w:sz w:val="36"/>
    </w:r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link w:val="EncabezadoCar"/>
    <w:uiPriority w:val="99"/>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uiPriority w:val="99"/>
    <w:rsid w:val="005E3826"/>
    <w:rPr>
      <w:vertAlign w:val="superscript"/>
    </w:rPr>
  </w:style>
  <w:style w:type="paragraph" w:styleId="Textonotapie">
    <w:name w:val="footnote text"/>
    <w:basedOn w:val="Normal"/>
    <w:link w:val="TextonotapieCar"/>
    <w:uiPriority w:val="99"/>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uiPriority w:val="99"/>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1"/>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customStyle="1" w:styleId="Epgrafe">
    <w:name w:val="Epígrafe"/>
    <w:basedOn w:val="Normal"/>
    <w:next w:val="Normal"/>
    <w:uiPriority w:val="35"/>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link w:val="TextodegloboCar"/>
    <w:uiPriority w:val="99"/>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uiPriority w:val="59"/>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uiPriority w:val="20"/>
    <w:qFormat/>
    <w:rsid w:val="002D6D55"/>
    <w:rPr>
      <w:i/>
      <w:iCs/>
    </w:rPr>
  </w:style>
  <w:style w:type="character" w:styleId="Refdecomentario">
    <w:name w:val="annotation reference"/>
    <w:uiPriority w:val="99"/>
    <w:semiHidden/>
    <w:rsid w:val="0012216C"/>
    <w:rPr>
      <w:sz w:val="16"/>
      <w:szCs w:val="16"/>
    </w:rPr>
  </w:style>
  <w:style w:type="paragraph" w:styleId="Textocomentario">
    <w:name w:val="annotation text"/>
    <w:basedOn w:val="Normal"/>
    <w:link w:val="TextocomentarioCar"/>
    <w:uiPriority w:val="99"/>
    <w:semiHidden/>
    <w:rsid w:val="0012216C"/>
    <w:rPr>
      <w:sz w:val="20"/>
      <w:szCs w:val="20"/>
    </w:rPr>
  </w:style>
  <w:style w:type="paragraph" w:styleId="Asuntodelcomentario">
    <w:name w:val="annotation subject"/>
    <w:basedOn w:val="Textocomentario"/>
    <w:next w:val="Textocomentario"/>
    <w:link w:val="AsuntodelcomentarioCar"/>
    <w:uiPriority w:val="99"/>
    <w:semiHidden/>
    <w:rsid w:val="0012216C"/>
    <w:rPr>
      <w:b/>
      <w:bCs/>
    </w:rPr>
  </w:style>
  <w:style w:type="paragraph" w:styleId="Tabladeilustraciones">
    <w:name w:val="table of figures"/>
    <w:basedOn w:val="Normal"/>
    <w:next w:val="Normal"/>
    <w:uiPriority w:val="99"/>
    <w:rsid w:val="000C7306"/>
    <w:pPr>
      <w:ind w:left="480" w:hanging="480"/>
      <w:jc w:val="left"/>
    </w:pPr>
    <w:rPr>
      <w:rFonts w:ascii="Calibri" w:hAnsi="Calibri"/>
      <w:caps/>
      <w:sz w:val="20"/>
      <w:szCs w:val="20"/>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4"/>
      </w:numPr>
      <w:tabs>
        <w:tab w:val="num" w:pos="2508"/>
      </w:tabs>
      <w:spacing w:before="120" w:after="180"/>
      <w:outlineLvl w:val="2"/>
    </w:pPr>
    <w:rPr>
      <w:i/>
      <w:sz w:val="24"/>
      <w:lang w:val="en-GB"/>
    </w:rPr>
  </w:style>
  <w:style w:type="paragraph" w:styleId="Listaconnmeros3">
    <w:name w:val="List Number 3"/>
    <w:basedOn w:val="Normal"/>
    <w:rsid w:val="00CA54F6"/>
    <w:pPr>
      <w:numPr>
        <w:numId w:val="3"/>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4"/>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10">
    <w:name w:val="Título1"/>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5"/>
      </w:numPr>
    </w:pPr>
  </w:style>
  <w:style w:type="paragraph" w:styleId="TtuloTDC">
    <w:name w:val="TOC Heading"/>
    <w:basedOn w:val="Ttulo1"/>
    <w:next w:val="Normal"/>
    <w:uiPriority w:val="39"/>
    <w:unhideWhenUsed/>
    <w:qFormat/>
    <w:rsid w:val="007E7BC2"/>
    <w:pPr>
      <w:numPr>
        <w:numId w:val="0"/>
      </w:numPr>
      <w:pBdr>
        <w:bottom w:val="none" w:sz="0" w:space="0" w:color="auto"/>
      </w:pBdr>
      <w:outlineLvl w:val="9"/>
    </w:pPr>
    <w:rPr>
      <w:rFonts w:ascii="Cambria" w:hAnsi="Cambria" w:cs="Times New Roman"/>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link w:val="Textoindependiente"/>
    <w:uiPriority w:val="99"/>
    <w:locked/>
    <w:rsid w:val="007E7BC2"/>
    <w:rPr>
      <w:sz w:val="36"/>
      <w:szCs w:val="24"/>
    </w:rPr>
  </w:style>
  <w:style w:type="character" w:customStyle="1" w:styleId="TextodegloboCar">
    <w:name w:val="Texto de globo Car"/>
    <w:link w:val="Textodeglobo"/>
    <w:uiPriority w:val="99"/>
    <w:semiHidden/>
    <w:locked/>
    <w:rsid w:val="007E7BC2"/>
    <w:rPr>
      <w:rFonts w:ascii="Tahoma" w:hAnsi="Tahoma" w:cs="Tahoma"/>
      <w:sz w:val="16"/>
      <w:szCs w:val="16"/>
    </w:rPr>
  </w:style>
  <w:style w:type="character" w:customStyle="1" w:styleId="Ttulo2Car">
    <w:name w:val="Título 2 Car"/>
    <w:link w:val="Ttulo2"/>
    <w:uiPriority w:val="9"/>
    <w:rsid w:val="007E7BC2"/>
    <w:rPr>
      <w:rFonts w:ascii="Arial" w:hAnsi="Arial" w:cs="Arial"/>
      <w:b/>
      <w:bCs/>
      <w:i/>
      <w:iCs/>
      <w:sz w:val="28"/>
      <w:szCs w:val="28"/>
    </w:rPr>
  </w:style>
  <w:style w:type="paragraph" w:styleId="Prrafodelista">
    <w:name w:val="List Paragraph"/>
    <w:basedOn w:val="Normal"/>
    <w:uiPriority w:val="34"/>
    <w:qFormat/>
    <w:rsid w:val="007E7BC2"/>
    <w:pPr>
      <w:ind w:left="720"/>
      <w:contextualSpacing/>
    </w:pPr>
  </w:style>
  <w:style w:type="character" w:customStyle="1" w:styleId="apple-converted-space">
    <w:name w:val="apple-converted-space"/>
    <w:basedOn w:val="Fuentedeprrafopredeter"/>
    <w:rsid w:val="007E7BC2"/>
  </w:style>
  <w:style w:type="character" w:customStyle="1" w:styleId="Ttulo1Car">
    <w:name w:val="Título 1 Car"/>
    <w:link w:val="Ttulo1"/>
    <w:uiPriority w:val="9"/>
    <w:rsid w:val="007E7BC2"/>
    <w:rPr>
      <w:rFonts w:ascii="Arial" w:hAnsi="Arial" w:cs="Arial"/>
      <w:b/>
      <w:bCs/>
      <w:kern w:val="32"/>
      <w:sz w:val="32"/>
      <w:szCs w:val="32"/>
    </w:rPr>
  </w:style>
  <w:style w:type="paragraph" w:styleId="Bibliografa">
    <w:name w:val="Bibliography"/>
    <w:basedOn w:val="Normal"/>
    <w:next w:val="Normal"/>
    <w:uiPriority w:val="37"/>
    <w:unhideWhenUsed/>
    <w:rsid w:val="007E7BC2"/>
  </w:style>
  <w:style w:type="character" w:customStyle="1" w:styleId="Ttulo3Car">
    <w:name w:val="Título 3 Car"/>
    <w:link w:val="Ttulo3"/>
    <w:uiPriority w:val="9"/>
    <w:rsid w:val="007E7BC2"/>
    <w:rPr>
      <w:rFonts w:ascii="Arial" w:hAnsi="Arial" w:cs="Arial"/>
      <w:b/>
      <w:bCs/>
      <w:sz w:val="26"/>
      <w:szCs w:val="26"/>
    </w:rPr>
  </w:style>
  <w:style w:type="character" w:customStyle="1" w:styleId="TextonotapieCar">
    <w:name w:val="Texto nota pie Car"/>
    <w:link w:val="Textonotapie"/>
    <w:uiPriority w:val="99"/>
    <w:rsid w:val="007E7BC2"/>
    <w:rPr>
      <w:szCs w:val="24"/>
    </w:rPr>
  </w:style>
  <w:style w:type="character" w:styleId="Textodelmarcadordeposicin">
    <w:name w:val="Placeholder Text"/>
    <w:uiPriority w:val="99"/>
    <w:semiHidden/>
    <w:rsid w:val="007E7BC2"/>
    <w:rPr>
      <w:color w:val="808080"/>
    </w:rPr>
  </w:style>
  <w:style w:type="character" w:customStyle="1" w:styleId="Ttulo4Car">
    <w:name w:val="Título 4 Car"/>
    <w:aliases w:val="H4 Car,H41 Car,h4 Car"/>
    <w:link w:val="Ttulo4"/>
    <w:uiPriority w:val="9"/>
    <w:rsid w:val="007E7BC2"/>
    <w:rPr>
      <w:b/>
      <w:i/>
      <w:sz w:val="24"/>
      <w:lang w:val="en-US"/>
    </w:rPr>
  </w:style>
  <w:style w:type="character" w:customStyle="1" w:styleId="Ttulo5Car">
    <w:name w:val="Título 5 Car"/>
    <w:link w:val="Ttulo5"/>
    <w:uiPriority w:val="9"/>
    <w:rsid w:val="007E7BC2"/>
    <w:rPr>
      <w:b/>
      <w:bCs/>
      <w:i/>
      <w:iCs/>
      <w:sz w:val="26"/>
      <w:szCs w:val="26"/>
    </w:rPr>
  </w:style>
  <w:style w:type="character" w:customStyle="1" w:styleId="Ttulo6Car">
    <w:name w:val="Título 6 Car"/>
    <w:link w:val="Ttulo6"/>
    <w:uiPriority w:val="9"/>
    <w:rsid w:val="007E7BC2"/>
    <w:rPr>
      <w:b/>
      <w:bCs/>
      <w:sz w:val="22"/>
      <w:szCs w:val="22"/>
    </w:rPr>
  </w:style>
  <w:style w:type="character" w:customStyle="1" w:styleId="Ttulo7Car">
    <w:name w:val="Título 7 Car"/>
    <w:link w:val="Ttulo7"/>
    <w:uiPriority w:val="9"/>
    <w:rsid w:val="007E7BC2"/>
    <w:rPr>
      <w:sz w:val="24"/>
      <w:szCs w:val="24"/>
    </w:rPr>
  </w:style>
  <w:style w:type="character" w:customStyle="1" w:styleId="Ttulo8Car">
    <w:name w:val="Título 8 Car"/>
    <w:link w:val="Ttulo8"/>
    <w:uiPriority w:val="9"/>
    <w:rsid w:val="007E7BC2"/>
    <w:rPr>
      <w:i/>
      <w:iCs/>
      <w:sz w:val="24"/>
      <w:szCs w:val="24"/>
    </w:rPr>
  </w:style>
  <w:style w:type="character" w:customStyle="1" w:styleId="Ttulo9Car">
    <w:name w:val="Título 9 Car"/>
    <w:link w:val="Ttulo9"/>
    <w:uiPriority w:val="9"/>
    <w:rsid w:val="007E7BC2"/>
    <w:rPr>
      <w:rFonts w:ascii="Arial" w:hAnsi="Arial" w:cs="Arial"/>
      <w:sz w:val="22"/>
      <w:szCs w:val="22"/>
    </w:rPr>
  </w:style>
  <w:style w:type="paragraph" w:styleId="ndice1">
    <w:name w:val="index 1"/>
    <w:basedOn w:val="Normal"/>
    <w:next w:val="Normal"/>
    <w:autoRedefine/>
    <w:uiPriority w:val="99"/>
    <w:rsid w:val="007E7BC2"/>
    <w:pPr>
      <w:ind w:left="240" w:hanging="240"/>
      <w:jc w:val="left"/>
    </w:pPr>
    <w:rPr>
      <w:rFonts w:ascii="Calibri" w:hAnsi="Calibri"/>
      <w:sz w:val="18"/>
      <w:szCs w:val="18"/>
    </w:rPr>
  </w:style>
  <w:style w:type="paragraph" w:styleId="ndice2">
    <w:name w:val="index 2"/>
    <w:basedOn w:val="Normal"/>
    <w:next w:val="Normal"/>
    <w:autoRedefine/>
    <w:uiPriority w:val="99"/>
    <w:rsid w:val="007E7BC2"/>
    <w:pPr>
      <w:ind w:left="480" w:hanging="240"/>
      <w:jc w:val="left"/>
    </w:pPr>
    <w:rPr>
      <w:rFonts w:ascii="Calibri" w:hAnsi="Calibri"/>
      <w:sz w:val="18"/>
      <w:szCs w:val="18"/>
    </w:rPr>
  </w:style>
  <w:style w:type="paragraph" w:styleId="ndice3">
    <w:name w:val="index 3"/>
    <w:basedOn w:val="Normal"/>
    <w:next w:val="Normal"/>
    <w:autoRedefine/>
    <w:uiPriority w:val="99"/>
    <w:rsid w:val="007E7BC2"/>
    <w:pPr>
      <w:ind w:left="720" w:hanging="240"/>
      <w:jc w:val="left"/>
    </w:pPr>
    <w:rPr>
      <w:rFonts w:ascii="Calibri" w:hAnsi="Calibri"/>
      <w:sz w:val="18"/>
      <w:szCs w:val="18"/>
    </w:rPr>
  </w:style>
  <w:style w:type="paragraph" w:styleId="ndice4">
    <w:name w:val="index 4"/>
    <w:basedOn w:val="Normal"/>
    <w:next w:val="Normal"/>
    <w:autoRedefine/>
    <w:uiPriority w:val="99"/>
    <w:rsid w:val="007E7BC2"/>
    <w:pPr>
      <w:ind w:left="960" w:hanging="240"/>
      <w:jc w:val="left"/>
    </w:pPr>
    <w:rPr>
      <w:rFonts w:ascii="Calibri" w:hAnsi="Calibri"/>
      <w:sz w:val="18"/>
      <w:szCs w:val="18"/>
    </w:rPr>
  </w:style>
  <w:style w:type="paragraph" w:styleId="ndice5">
    <w:name w:val="index 5"/>
    <w:basedOn w:val="Normal"/>
    <w:next w:val="Normal"/>
    <w:autoRedefine/>
    <w:uiPriority w:val="99"/>
    <w:rsid w:val="007E7BC2"/>
    <w:pPr>
      <w:ind w:left="1200" w:hanging="240"/>
      <w:jc w:val="left"/>
    </w:pPr>
    <w:rPr>
      <w:rFonts w:ascii="Calibri" w:hAnsi="Calibri"/>
      <w:sz w:val="18"/>
      <w:szCs w:val="18"/>
    </w:rPr>
  </w:style>
  <w:style w:type="paragraph" w:styleId="ndice6">
    <w:name w:val="index 6"/>
    <w:basedOn w:val="Normal"/>
    <w:next w:val="Normal"/>
    <w:autoRedefine/>
    <w:uiPriority w:val="99"/>
    <w:rsid w:val="007E7BC2"/>
    <w:pPr>
      <w:ind w:left="1440" w:hanging="240"/>
      <w:jc w:val="left"/>
    </w:pPr>
    <w:rPr>
      <w:rFonts w:ascii="Calibri" w:hAnsi="Calibri"/>
      <w:sz w:val="18"/>
      <w:szCs w:val="18"/>
    </w:rPr>
  </w:style>
  <w:style w:type="paragraph" w:styleId="ndice7">
    <w:name w:val="index 7"/>
    <w:basedOn w:val="Normal"/>
    <w:next w:val="Normal"/>
    <w:autoRedefine/>
    <w:uiPriority w:val="99"/>
    <w:rsid w:val="007E7BC2"/>
    <w:pPr>
      <w:ind w:left="1680" w:hanging="240"/>
      <w:jc w:val="left"/>
    </w:pPr>
    <w:rPr>
      <w:rFonts w:ascii="Calibri" w:hAnsi="Calibri"/>
      <w:sz w:val="18"/>
      <w:szCs w:val="18"/>
    </w:rPr>
  </w:style>
  <w:style w:type="paragraph" w:styleId="ndice8">
    <w:name w:val="index 8"/>
    <w:basedOn w:val="Normal"/>
    <w:next w:val="Normal"/>
    <w:autoRedefine/>
    <w:uiPriority w:val="99"/>
    <w:rsid w:val="007E7BC2"/>
    <w:pPr>
      <w:ind w:left="1920" w:hanging="240"/>
      <w:jc w:val="left"/>
    </w:pPr>
    <w:rPr>
      <w:rFonts w:ascii="Calibri" w:hAnsi="Calibri"/>
      <w:sz w:val="18"/>
      <w:szCs w:val="18"/>
    </w:rPr>
  </w:style>
  <w:style w:type="paragraph" w:styleId="ndice9">
    <w:name w:val="index 9"/>
    <w:basedOn w:val="Normal"/>
    <w:next w:val="Normal"/>
    <w:autoRedefine/>
    <w:uiPriority w:val="99"/>
    <w:rsid w:val="007E7BC2"/>
    <w:pPr>
      <w:ind w:left="2160" w:hanging="240"/>
      <w:jc w:val="left"/>
    </w:pPr>
    <w:rPr>
      <w:rFonts w:ascii="Calibri" w:hAnsi="Calibri"/>
      <w:sz w:val="18"/>
      <w:szCs w:val="18"/>
    </w:rPr>
  </w:style>
  <w:style w:type="paragraph" w:styleId="Ttulodendice">
    <w:name w:val="index heading"/>
    <w:basedOn w:val="Normal"/>
    <w:next w:val="ndice1"/>
    <w:uiPriority w:val="99"/>
    <w:rsid w:val="007E7BC2"/>
    <w:pPr>
      <w:spacing w:before="240" w:after="120"/>
      <w:jc w:val="center"/>
    </w:pPr>
    <w:rPr>
      <w:rFonts w:ascii="Calibri" w:hAnsi="Calibri"/>
      <w:b/>
      <w:bCs/>
      <w:sz w:val="26"/>
      <w:szCs w:val="26"/>
    </w:rPr>
  </w:style>
  <w:style w:type="character" w:customStyle="1" w:styleId="HTMLconformatoprevioCar">
    <w:name w:val="HTML con formato previo Car"/>
    <w:link w:val="HTMLconformatoprevio"/>
    <w:uiPriority w:val="99"/>
    <w:rsid w:val="007E7BC2"/>
    <w:rPr>
      <w:rFonts w:ascii="Courier New" w:hAnsi="Courier New" w:cs="Courier New"/>
    </w:rPr>
  </w:style>
  <w:style w:type="character" w:customStyle="1" w:styleId="EncabezadoCar">
    <w:name w:val="Encabezado Car"/>
    <w:aliases w:val="h Car"/>
    <w:link w:val="Encabezado"/>
    <w:uiPriority w:val="99"/>
    <w:rsid w:val="007E7BC2"/>
    <w:rPr>
      <w:sz w:val="24"/>
      <w:szCs w:val="24"/>
    </w:rPr>
  </w:style>
  <w:style w:type="character" w:customStyle="1" w:styleId="PiedepginaCar">
    <w:name w:val="Pie de página Car"/>
    <w:link w:val="Piedepgina"/>
    <w:uiPriority w:val="99"/>
    <w:rsid w:val="007E7BC2"/>
    <w:rPr>
      <w:sz w:val="24"/>
      <w:szCs w:val="24"/>
    </w:rPr>
  </w:style>
  <w:style w:type="character" w:customStyle="1" w:styleId="TextocomentarioCar">
    <w:name w:val="Texto comentario Car"/>
    <w:basedOn w:val="Fuentedeprrafopredeter"/>
    <w:link w:val="Textocomentario"/>
    <w:uiPriority w:val="99"/>
    <w:semiHidden/>
    <w:rsid w:val="007E7BC2"/>
  </w:style>
  <w:style w:type="character" w:customStyle="1" w:styleId="AsuntodelcomentarioCar">
    <w:name w:val="Asunto del comentario Car"/>
    <w:link w:val="Asuntodelcomentario"/>
    <w:uiPriority w:val="99"/>
    <w:semiHidden/>
    <w:rsid w:val="007E7BC2"/>
    <w:rPr>
      <w:b/>
      <w:bCs/>
    </w:rPr>
  </w:style>
  <w:style w:type="paragraph" w:customStyle="1" w:styleId="a">
    <w:basedOn w:val="Normal"/>
    <w:next w:val="Normal"/>
    <w:uiPriority w:val="35"/>
    <w:qFormat/>
    <w:rsid w:val="007F36F0"/>
    <w:pPr>
      <w:spacing w:before="120" w:after="360"/>
      <w:jc w:val="center"/>
    </w:pPr>
    <w:rPr>
      <w:b/>
      <w:sz w:val="22"/>
    </w:rPr>
  </w:style>
  <w:style w:type="paragraph" w:customStyle="1" w:styleId="a0">
    <w:basedOn w:val="Normal"/>
    <w:next w:val="Normal"/>
    <w:uiPriority w:val="35"/>
    <w:qFormat/>
    <w:rsid w:val="00F12804"/>
    <w:pPr>
      <w:spacing w:before="120" w:after="360"/>
      <w:jc w:val="center"/>
    </w:pPr>
    <w:rPr>
      <w:b/>
      <w:sz w:val="22"/>
    </w:rPr>
  </w:style>
  <w:style w:type="paragraph" w:styleId="Descripcin">
    <w:name w:val="caption"/>
    <w:basedOn w:val="Normal"/>
    <w:next w:val="Normal"/>
    <w:uiPriority w:val="35"/>
    <w:qFormat/>
    <w:rsid w:val="0042492B"/>
    <w:pPr>
      <w:spacing w:after="200"/>
    </w:pPr>
    <w:rPr>
      <w:i/>
      <w:iCs/>
      <w:color w:val="44546A" w:themeColor="text2"/>
      <w:sz w:val="18"/>
      <w:szCs w:val="18"/>
    </w:rPr>
  </w:style>
  <w:style w:type="character" w:styleId="Mencionar">
    <w:name w:val="Mention"/>
    <w:basedOn w:val="Fuentedeprrafopredeter"/>
    <w:uiPriority w:val="99"/>
    <w:semiHidden/>
    <w:unhideWhenUsed/>
    <w:rsid w:val="0042492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4328">
      <w:bodyDiv w:val="1"/>
      <w:marLeft w:val="0"/>
      <w:marRight w:val="0"/>
      <w:marTop w:val="0"/>
      <w:marBottom w:val="0"/>
      <w:divBdr>
        <w:top w:val="none" w:sz="0" w:space="0" w:color="auto"/>
        <w:left w:val="none" w:sz="0" w:space="0" w:color="auto"/>
        <w:bottom w:val="none" w:sz="0" w:space="0" w:color="auto"/>
        <w:right w:val="none" w:sz="0" w:space="0" w:color="auto"/>
      </w:divBdr>
    </w:div>
    <w:div w:id="26226455">
      <w:bodyDiv w:val="1"/>
      <w:marLeft w:val="0"/>
      <w:marRight w:val="0"/>
      <w:marTop w:val="0"/>
      <w:marBottom w:val="0"/>
      <w:divBdr>
        <w:top w:val="none" w:sz="0" w:space="0" w:color="auto"/>
        <w:left w:val="none" w:sz="0" w:space="0" w:color="auto"/>
        <w:bottom w:val="none" w:sz="0" w:space="0" w:color="auto"/>
        <w:right w:val="none" w:sz="0" w:space="0" w:color="auto"/>
      </w:divBdr>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24541031">
      <w:bodyDiv w:val="1"/>
      <w:marLeft w:val="0"/>
      <w:marRight w:val="0"/>
      <w:marTop w:val="0"/>
      <w:marBottom w:val="0"/>
      <w:divBdr>
        <w:top w:val="none" w:sz="0" w:space="0" w:color="auto"/>
        <w:left w:val="none" w:sz="0" w:space="0" w:color="auto"/>
        <w:bottom w:val="none" w:sz="0" w:space="0" w:color="auto"/>
        <w:right w:val="none" w:sz="0" w:space="0" w:color="auto"/>
      </w:divBdr>
    </w:div>
    <w:div w:id="136840577">
      <w:bodyDiv w:val="1"/>
      <w:marLeft w:val="0"/>
      <w:marRight w:val="0"/>
      <w:marTop w:val="0"/>
      <w:marBottom w:val="0"/>
      <w:divBdr>
        <w:top w:val="none" w:sz="0" w:space="0" w:color="auto"/>
        <w:left w:val="none" w:sz="0" w:space="0" w:color="auto"/>
        <w:bottom w:val="none" w:sz="0" w:space="0" w:color="auto"/>
        <w:right w:val="none" w:sz="0" w:space="0" w:color="auto"/>
      </w:divBdr>
    </w:div>
    <w:div w:id="168834908">
      <w:bodyDiv w:val="1"/>
      <w:marLeft w:val="0"/>
      <w:marRight w:val="0"/>
      <w:marTop w:val="0"/>
      <w:marBottom w:val="0"/>
      <w:divBdr>
        <w:top w:val="none" w:sz="0" w:space="0" w:color="auto"/>
        <w:left w:val="none" w:sz="0" w:space="0" w:color="auto"/>
        <w:bottom w:val="none" w:sz="0" w:space="0" w:color="auto"/>
        <w:right w:val="none" w:sz="0" w:space="0" w:color="auto"/>
      </w:divBdr>
    </w:div>
    <w:div w:id="179124213">
      <w:bodyDiv w:val="1"/>
      <w:marLeft w:val="0"/>
      <w:marRight w:val="0"/>
      <w:marTop w:val="0"/>
      <w:marBottom w:val="0"/>
      <w:divBdr>
        <w:top w:val="none" w:sz="0" w:space="0" w:color="auto"/>
        <w:left w:val="none" w:sz="0" w:space="0" w:color="auto"/>
        <w:bottom w:val="none" w:sz="0" w:space="0" w:color="auto"/>
        <w:right w:val="none" w:sz="0" w:space="0" w:color="auto"/>
      </w:divBdr>
    </w:div>
    <w:div w:id="183859398">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92296937">
      <w:bodyDiv w:val="1"/>
      <w:marLeft w:val="0"/>
      <w:marRight w:val="0"/>
      <w:marTop w:val="0"/>
      <w:marBottom w:val="0"/>
      <w:divBdr>
        <w:top w:val="none" w:sz="0" w:space="0" w:color="auto"/>
        <w:left w:val="none" w:sz="0" w:space="0" w:color="auto"/>
        <w:bottom w:val="none" w:sz="0" w:space="0" w:color="auto"/>
        <w:right w:val="none" w:sz="0" w:space="0" w:color="auto"/>
      </w:divBdr>
    </w:div>
    <w:div w:id="312609737">
      <w:bodyDiv w:val="1"/>
      <w:marLeft w:val="0"/>
      <w:marRight w:val="0"/>
      <w:marTop w:val="0"/>
      <w:marBottom w:val="0"/>
      <w:divBdr>
        <w:top w:val="none" w:sz="0" w:space="0" w:color="auto"/>
        <w:left w:val="none" w:sz="0" w:space="0" w:color="auto"/>
        <w:bottom w:val="none" w:sz="0" w:space="0" w:color="auto"/>
        <w:right w:val="none" w:sz="0" w:space="0" w:color="auto"/>
      </w:divBdr>
    </w:div>
    <w:div w:id="319775282">
      <w:bodyDiv w:val="1"/>
      <w:marLeft w:val="0"/>
      <w:marRight w:val="0"/>
      <w:marTop w:val="0"/>
      <w:marBottom w:val="0"/>
      <w:divBdr>
        <w:top w:val="none" w:sz="0" w:space="0" w:color="auto"/>
        <w:left w:val="none" w:sz="0" w:space="0" w:color="auto"/>
        <w:bottom w:val="none" w:sz="0" w:space="0" w:color="auto"/>
        <w:right w:val="none" w:sz="0" w:space="0" w:color="auto"/>
      </w:divBdr>
    </w:div>
    <w:div w:id="344602901">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12045599">
      <w:bodyDiv w:val="1"/>
      <w:marLeft w:val="0"/>
      <w:marRight w:val="0"/>
      <w:marTop w:val="0"/>
      <w:marBottom w:val="0"/>
      <w:divBdr>
        <w:top w:val="none" w:sz="0" w:space="0" w:color="auto"/>
        <w:left w:val="none" w:sz="0" w:space="0" w:color="auto"/>
        <w:bottom w:val="none" w:sz="0" w:space="0" w:color="auto"/>
        <w:right w:val="none" w:sz="0" w:space="0" w:color="auto"/>
      </w:divBdr>
    </w:div>
    <w:div w:id="414865216">
      <w:bodyDiv w:val="1"/>
      <w:marLeft w:val="0"/>
      <w:marRight w:val="0"/>
      <w:marTop w:val="0"/>
      <w:marBottom w:val="0"/>
      <w:divBdr>
        <w:top w:val="none" w:sz="0" w:space="0" w:color="auto"/>
        <w:left w:val="none" w:sz="0" w:space="0" w:color="auto"/>
        <w:bottom w:val="none" w:sz="0" w:space="0" w:color="auto"/>
        <w:right w:val="none" w:sz="0" w:space="0" w:color="auto"/>
      </w:divBdr>
    </w:div>
    <w:div w:id="455416328">
      <w:bodyDiv w:val="1"/>
      <w:marLeft w:val="0"/>
      <w:marRight w:val="0"/>
      <w:marTop w:val="0"/>
      <w:marBottom w:val="0"/>
      <w:divBdr>
        <w:top w:val="none" w:sz="0" w:space="0" w:color="auto"/>
        <w:left w:val="none" w:sz="0" w:space="0" w:color="auto"/>
        <w:bottom w:val="none" w:sz="0" w:space="0" w:color="auto"/>
        <w:right w:val="none" w:sz="0" w:space="0" w:color="auto"/>
      </w:divBdr>
    </w:div>
    <w:div w:id="471796706">
      <w:bodyDiv w:val="1"/>
      <w:marLeft w:val="0"/>
      <w:marRight w:val="0"/>
      <w:marTop w:val="0"/>
      <w:marBottom w:val="0"/>
      <w:divBdr>
        <w:top w:val="none" w:sz="0" w:space="0" w:color="auto"/>
        <w:left w:val="none" w:sz="0" w:space="0" w:color="auto"/>
        <w:bottom w:val="none" w:sz="0" w:space="0" w:color="auto"/>
        <w:right w:val="none" w:sz="0" w:space="0" w:color="auto"/>
      </w:divBdr>
    </w:div>
    <w:div w:id="477303313">
      <w:bodyDiv w:val="1"/>
      <w:marLeft w:val="0"/>
      <w:marRight w:val="0"/>
      <w:marTop w:val="0"/>
      <w:marBottom w:val="0"/>
      <w:divBdr>
        <w:top w:val="none" w:sz="0" w:space="0" w:color="auto"/>
        <w:left w:val="none" w:sz="0" w:space="0" w:color="auto"/>
        <w:bottom w:val="none" w:sz="0" w:space="0" w:color="auto"/>
        <w:right w:val="none" w:sz="0" w:space="0" w:color="auto"/>
      </w:divBdr>
    </w:div>
    <w:div w:id="481242805">
      <w:bodyDiv w:val="1"/>
      <w:marLeft w:val="0"/>
      <w:marRight w:val="0"/>
      <w:marTop w:val="0"/>
      <w:marBottom w:val="0"/>
      <w:divBdr>
        <w:top w:val="none" w:sz="0" w:space="0" w:color="auto"/>
        <w:left w:val="none" w:sz="0" w:space="0" w:color="auto"/>
        <w:bottom w:val="none" w:sz="0" w:space="0" w:color="auto"/>
        <w:right w:val="none" w:sz="0" w:space="0" w:color="auto"/>
      </w:divBdr>
    </w:div>
    <w:div w:id="511264330">
      <w:bodyDiv w:val="1"/>
      <w:marLeft w:val="0"/>
      <w:marRight w:val="0"/>
      <w:marTop w:val="0"/>
      <w:marBottom w:val="0"/>
      <w:divBdr>
        <w:top w:val="none" w:sz="0" w:space="0" w:color="auto"/>
        <w:left w:val="none" w:sz="0" w:space="0" w:color="auto"/>
        <w:bottom w:val="none" w:sz="0" w:space="0" w:color="auto"/>
        <w:right w:val="none" w:sz="0" w:space="0" w:color="auto"/>
      </w:divBdr>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18355090">
      <w:bodyDiv w:val="1"/>
      <w:marLeft w:val="0"/>
      <w:marRight w:val="0"/>
      <w:marTop w:val="0"/>
      <w:marBottom w:val="0"/>
      <w:divBdr>
        <w:top w:val="none" w:sz="0" w:space="0" w:color="auto"/>
        <w:left w:val="none" w:sz="0" w:space="0" w:color="auto"/>
        <w:bottom w:val="none" w:sz="0" w:space="0" w:color="auto"/>
        <w:right w:val="none" w:sz="0" w:space="0" w:color="auto"/>
      </w:divBdr>
    </w:div>
    <w:div w:id="536234664">
      <w:bodyDiv w:val="1"/>
      <w:marLeft w:val="0"/>
      <w:marRight w:val="0"/>
      <w:marTop w:val="0"/>
      <w:marBottom w:val="0"/>
      <w:divBdr>
        <w:top w:val="none" w:sz="0" w:space="0" w:color="auto"/>
        <w:left w:val="none" w:sz="0" w:space="0" w:color="auto"/>
        <w:bottom w:val="none" w:sz="0" w:space="0" w:color="auto"/>
        <w:right w:val="none" w:sz="0" w:space="0" w:color="auto"/>
      </w:divBdr>
    </w:div>
    <w:div w:id="541213576">
      <w:bodyDiv w:val="1"/>
      <w:marLeft w:val="0"/>
      <w:marRight w:val="0"/>
      <w:marTop w:val="0"/>
      <w:marBottom w:val="0"/>
      <w:divBdr>
        <w:top w:val="none" w:sz="0" w:space="0" w:color="auto"/>
        <w:left w:val="none" w:sz="0" w:space="0" w:color="auto"/>
        <w:bottom w:val="none" w:sz="0" w:space="0" w:color="auto"/>
        <w:right w:val="none" w:sz="0" w:space="0" w:color="auto"/>
      </w:divBdr>
    </w:div>
    <w:div w:id="546456695">
      <w:bodyDiv w:val="1"/>
      <w:marLeft w:val="0"/>
      <w:marRight w:val="0"/>
      <w:marTop w:val="0"/>
      <w:marBottom w:val="0"/>
      <w:divBdr>
        <w:top w:val="none" w:sz="0" w:space="0" w:color="auto"/>
        <w:left w:val="none" w:sz="0" w:space="0" w:color="auto"/>
        <w:bottom w:val="none" w:sz="0" w:space="0" w:color="auto"/>
        <w:right w:val="none" w:sz="0" w:space="0" w:color="auto"/>
      </w:divBdr>
    </w:div>
    <w:div w:id="576671031">
      <w:bodyDiv w:val="1"/>
      <w:marLeft w:val="0"/>
      <w:marRight w:val="0"/>
      <w:marTop w:val="0"/>
      <w:marBottom w:val="0"/>
      <w:divBdr>
        <w:top w:val="none" w:sz="0" w:space="0" w:color="auto"/>
        <w:left w:val="none" w:sz="0" w:space="0" w:color="auto"/>
        <w:bottom w:val="none" w:sz="0" w:space="0" w:color="auto"/>
        <w:right w:val="none" w:sz="0" w:space="0" w:color="auto"/>
      </w:divBdr>
    </w:div>
    <w:div w:id="580337440">
      <w:bodyDiv w:val="1"/>
      <w:marLeft w:val="0"/>
      <w:marRight w:val="0"/>
      <w:marTop w:val="0"/>
      <w:marBottom w:val="0"/>
      <w:divBdr>
        <w:top w:val="none" w:sz="0" w:space="0" w:color="auto"/>
        <w:left w:val="none" w:sz="0" w:space="0" w:color="auto"/>
        <w:bottom w:val="none" w:sz="0" w:space="0" w:color="auto"/>
        <w:right w:val="none" w:sz="0" w:space="0" w:color="auto"/>
      </w:divBdr>
    </w:div>
    <w:div w:id="582033635">
      <w:bodyDiv w:val="1"/>
      <w:marLeft w:val="0"/>
      <w:marRight w:val="0"/>
      <w:marTop w:val="0"/>
      <w:marBottom w:val="0"/>
      <w:divBdr>
        <w:top w:val="none" w:sz="0" w:space="0" w:color="auto"/>
        <w:left w:val="none" w:sz="0" w:space="0" w:color="auto"/>
        <w:bottom w:val="none" w:sz="0" w:space="0" w:color="auto"/>
        <w:right w:val="none" w:sz="0" w:space="0" w:color="auto"/>
      </w:divBdr>
    </w:div>
    <w:div w:id="584412468">
      <w:bodyDiv w:val="1"/>
      <w:marLeft w:val="0"/>
      <w:marRight w:val="0"/>
      <w:marTop w:val="0"/>
      <w:marBottom w:val="0"/>
      <w:divBdr>
        <w:top w:val="none" w:sz="0" w:space="0" w:color="auto"/>
        <w:left w:val="none" w:sz="0" w:space="0" w:color="auto"/>
        <w:bottom w:val="none" w:sz="0" w:space="0" w:color="auto"/>
        <w:right w:val="none" w:sz="0" w:space="0" w:color="auto"/>
      </w:divBdr>
    </w:div>
    <w:div w:id="628054817">
      <w:bodyDiv w:val="1"/>
      <w:marLeft w:val="0"/>
      <w:marRight w:val="0"/>
      <w:marTop w:val="0"/>
      <w:marBottom w:val="0"/>
      <w:divBdr>
        <w:top w:val="none" w:sz="0" w:space="0" w:color="auto"/>
        <w:left w:val="none" w:sz="0" w:space="0" w:color="auto"/>
        <w:bottom w:val="none" w:sz="0" w:space="0" w:color="auto"/>
        <w:right w:val="none" w:sz="0" w:space="0" w:color="auto"/>
      </w:divBdr>
    </w:div>
    <w:div w:id="628173816">
      <w:bodyDiv w:val="1"/>
      <w:marLeft w:val="0"/>
      <w:marRight w:val="0"/>
      <w:marTop w:val="0"/>
      <w:marBottom w:val="0"/>
      <w:divBdr>
        <w:top w:val="none" w:sz="0" w:space="0" w:color="auto"/>
        <w:left w:val="none" w:sz="0" w:space="0" w:color="auto"/>
        <w:bottom w:val="none" w:sz="0" w:space="0" w:color="auto"/>
        <w:right w:val="none" w:sz="0" w:space="0" w:color="auto"/>
      </w:divBdr>
    </w:div>
    <w:div w:id="643699243">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83632944">
      <w:bodyDiv w:val="1"/>
      <w:marLeft w:val="0"/>
      <w:marRight w:val="0"/>
      <w:marTop w:val="0"/>
      <w:marBottom w:val="0"/>
      <w:divBdr>
        <w:top w:val="none" w:sz="0" w:space="0" w:color="auto"/>
        <w:left w:val="none" w:sz="0" w:space="0" w:color="auto"/>
        <w:bottom w:val="none" w:sz="0" w:space="0" w:color="auto"/>
        <w:right w:val="none" w:sz="0" w:space="0" w:color="auto"/>
      </w:divBdr>
    </w:div>
    <w:div w:id="690497832">
      <w:bodyDiv w:val="1"/>
      <w:marLeft w:val="0"/>
      <w:marRight w:val="0"/>
      <w:marTop w:val="0"/>
      <w:marBottom w:val="0"/>
      <w:divBdr>
        <w:top w:val="none" w:sz="0" w:space="0" w:color="auto"/>
        <w:left w:val="none" w:sz="0" w:space="0" w:color="auto"/>
        <w:bottom w:val="none" w:sz="0" w:space="0" w:color="auto"/>
        <w:right w:val="none" w:sz="0" w:space="0" w:color="auto"/>
      </w:divBdr>
    </w:div>
    <w:div w:id="717897947">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50350322">
      <w:bodyDiv w:val="1"/>
      <w:marLeft w:val="0"/>
      <w:marRight w:val="0"/>
      <w:marTop w:val="0"/>
      <w:marBottom w:val="0"/>
      <w:divBdr>
        <w:top w:val="none" w:sz="0" w:space="0" w:color="auto"/>
        <w:left w:val="none" w:sz="0" w:space="0" w:color="auto"/>
        <w:bottom w:val="none" w:sz="0" w:space="0" w:color="auto"/>
        <w:right w:val="none" w:sz="0" w:space="0" w:color="auto"/>
      </w:divBdr>
    </w:div>
    <w:div w:id="763182492">
      <w:bodyDiv w:val="1"/>
      <w:marLeft w:val="0"/>
      <w:marRight w:val="0"/>
      <w:marTop w:val="0"/>
      <w:marBottom w:val="0"/>
      <w:divBdr>
        <w:top w:val="none" w:sz="0" w:space="0" w:color="auto"/>
        <w:left w:val="none" w:sz="0" w:space="0" w:color="auto"/>
        <w:bottom w:val="none" w:sz="0" w:space="0" w:color="auto"/>
        <w:right w:val="none" w:sz="0" w:space="0" w:color="auto"/>
      </w:divBdr>
    </w:div>
    <w:div w:id="767507364">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79565813">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13447626">
      <w:bodyDiv w:val="1"/>
      <w:marLeft w:val="0"/>
      <w:marRight w:val="0"/>
      <w:marTop w:val="0"/>
      <w:marBottom w:val="0"/>
      <w:divBdr>
        <w:top w:val="none" w:sz="0" w:space="0" w:color="auto"/>
        <w:left w:val="none" w:sz="0" w:space="0" w:color="auto"/>
        <w:bottom w:val="none" w:sz="0" w:space="0" w:color="auto"/>
        <w:right w:val="none" w:sz="0" w:space="0" w:color="auto"/>
      </w:divBdr>
    </w:div>
    <w:div w:id="827792750">
      <w:bodyDiv w:val="1"/>
      <w:marLeft w:val="0"/>
      <w:marRight w:val="0"/>
      <w:marTop w:val="0"/>
      <w:marBottom w:val="0"/>
      <w:divBdr>
        <w:top w:val="none" w:sz="0" w:space="0" w:color="auto"/>
        <w:left w:val="none" w:sz="0" w:space="0" w:color="auto"/>
        <w:bottom w:val="none" w:sz="0" w:space="0" w:color="auto"/>
        <w:right w:val="none" w:sz="0" w:space="0" w:color="auto"/>
      </w:divBdr>
    </w:div>
    <w:div w:id="845243376">
      <w:bodyDiv w:val="1"/>
      <w:marLeft w:val="0"/>
      <w:marRight w:val="0"/>
      <w:marTop w:val="0"/>
      <w:marBottom w:val="0"/>
      <w:divBdr>
        <w:top w:val="none" w:sz="0" w:space="0" w:color="auto"/>
        <w:left w:val="none" w:sz="0" w:space="0" w:color="auto"/>
        <w:bottom w:val="none" w:sz="0" w:space="0" w:color="auto"/>
        <w:right w:val="none" w:sz="0" w:space="0" w:color="auto"/>
      </w:divBdr>
    </w:div>
    <w:div w:id="856121518">
      <w:bodyDiv w:val="1"/>
      <w:marLeft w:val="0"/>
      <w:marRight w:val="0"/>
      <w:marTop w:val="0"/>
      <w:marBottom w:val="0"/>
      <w:divBdr>
        <w:top w:val="none" w:sz="0" w:space="0" w:color="auto"/>
        <w:left w:val="none" w:sz="0" w:space="0" w:color="auto"/>
        <w:bottom w:val="none" w:sz="0" w:space="0" w:color="auto"/>
        <w:right w:val="none" w:sz="0" w:space="0" w:color="auto"/>
      </w:divBdr>
    </w:div>
    <w:div w:id="860046537">
      <w:bodyDiv w:val="1"/>
      <w:marLeft w:val="0"/>
      <w:marRight w:val="0"/>
      <w:marTop w:val="0"/>
      <w:marBottom w:val="0"/>
      <w:divBdr>
        <w:top w:val="none" w:sz="0" w:space="0" w:color="auto"/>
        <w:left w:val="none" w:sz="0" w:space="0" w:color="auto"/>
        <w:bottom w:val="none" w:sz="0" w:space="0" w:color="auto"/>
        <w:right w:val="none" w:sz="0" w:space="0" w:color="auto"/>
      </w:divBdr>
    </w:div>
    <w:div w:id="860893333">
      <w:bodyDiv w:val="1"/>
      <w:marLeft w:val="0"/>
      <w:marRight w:val="0"/>
      <w:marTop w:val="0"/>
      <w:marBottom w:val="0"/>
      <w:divBdr>
        <w:top w:val="none" w:sz="0" w:space="0" w:color="auto"/>
        <w:left w:val="none" w:sz="0" w:space="0" w:color="auto"/>
        <w:bottom w:val="none" w:sz="0" w:space="0" w:color="auto"/>
        <w:right w:val="none" w:sz="0" w:space="0" w:color="auto"/>
      </w:divBdr>
    </w:div>
    <w:div w:id="861210852">
      <w:bodyDiv w:val="1"/>
      <w:marLeft w:val="0"/>
      <w:marRight w:val="0"/>
      <w:marTop w:val="0"/>
      <w:marBottom w:val="0"/>
      <w:divBdr>
        <w:top w:val="none" w:sz="0" w:space="0" w:color="auto"/>
        <w:left w:val="none" w:sz="0" w:space="0" w:color="auto"/>
        <w:bottom w:val="none" w:sz="0" w:space="0" w:color="auto"/>
        <w:right w:val="none" w:sz="0" w:space="0" w:color="auto"/>
      </w:divBdr>
    </w:div>
    <w:div w:id="877280023">
      <w:bodyDiv w:val="1"/>
      <w:marLeft w:val="0"/>
      <w:marRight w:val="0"/>
      <w:marTop w:val="0"/>
      <w:marBottom w:val="0"/>
      <w:divBdr>
        <w:top w:val="none" w:sz="0" w:space="0" w:color="auto"/>
        <w:left w:val="none" w:sz="0" w:space="0" w:color="auto"/>
        <w:bottom w:val="none" w:sz="0" w:space="0" w:color="auto"/>
        <w:right w:val="none" w:sz="0" w:space="0" w:color="auto"/>
      </w:divBdr>
    </w:div>
    <w:div w:id="885483451">
      <w:bodyDiv w:val="1"/>
      <w:marLeft w:val="0"/>
      <w:marRight w:val="0"/>
      <w:marTop w:val="0"/>
      <w:marBottom w:val="0"/>
      <w:divBdr>
        <w:top w:val="none" w:sz="0" w:space="0" w:color="auto"/>
        <w:left w:val="none" w:sz="0" w:space="0" w:color="auto"/>
        <w:bottom w:val="none" w:sz="0" w:space="0" w:color="auto"/>
        <w:right w:val="none" w:sz="0" w:space="0" w:color="auto"/>
      </w:divBdr>
    </w:div>
    <w:div w:id="888803767">
      <w:bodyDiv w:val="1"/>
      <w:marLeft w:val="0"/>
      <w:marRight w:val="0"/>
      <w:marTop w:val="0"/>
      <w:marBottom w:val="0"/>
      <w:divBdr>
        <w:top w:val="none" w:sz="0" w:space="0" w:color="auto"/>
        <w:left w:val="none" w:sz="0" w:space="0" w:color="auto"/>
        <w:bottom w:val="none" w:sz="0" w:space="0" w:color="auto"/>
        <w:right w:val="none" w:sz="0" w:space="0" w:color="auto"/>
      </w:divBdr>
    </w:div>
    <w:div w:id="895429252">
      <w:bodyDiv w:val="1"/>
      <w:marLeft w:val="0"/>
      <w:marRight w:val="0"/>
      <w:marTop w:val="0"/>
      <w:marBottom w:val="0"/>
      <w:divBdr>
        <w:top w:val="none" w:sz="0" w:space="0" w:color="auto"/>
        <w:left w:val="none" w:sz="0" w:space="0" w:color="auto"/>
        <w:bottom w:val="none" w:sz="0" w:space="0" w:color="auto"/>
        <w:right w:val="none" w:sz="0" w:space="0" w:color="auto"/>
      </w:divBdr>
    </w:div>
    <w:div w:id="915014115">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55865141">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88166742">
      <w:bodyDiv w:val="1"/>
      <w:marLeft w:val="0"/>
      <w:marRight w:val="0"/>
      <w:marTop w:val="0"/>
      <w:marBottom w:val="0"/>
      <w:divBdr>
        <w:top w:val="none" w:sz="0" w:space="0" w:color="auto"/>
        <w:left w:val="none" w:sz="0" w:space="0" w:color="auto"/>
        <w:bottom w:val="none" w:sz="0" w:space="0" w:color="auto"/>
        <w:right w:val="none" w:sz="0" w:space="0" w:color="auto"/>
      </w:divBdr>
    </w:div>
    <w:div w:id="1003168175">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726546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7506875">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07700188">
      <w:bodyDiv w:val="1"/>
      <w:marLeft w:val="0"/>
      <w:marRight w:val="0"/>
      <w:marTop w:val="0"/>
      <w:marBottom w:val="0"/>
      <w:divBdr>
        <w:top w:val="none" w:sz="0" w:space="0" w:color="auto"/>
        <w:left w:val="none" w:sz="0" w:space="0" w:color="auto"/>
        <w:bottom w:val="none" w:sz="0" w:space="0" w:color="auto"/>
        <w:right w:val="none" w:sz="0" w:space="0" w:color="auto"/>
      </w:divBdr>
    </w:div>
    <w:div w:id="1131363397">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192955621">
      <w:bodyDiv w:val="1"/>
      <w:marLeft w:val="0"/>
      <w:marRight w:val="0"/>
      <w:marTop w:val="0"/>
      <w:marBottom w:val="0"/>
      <w:divBdr>
        <w:top w:val="none" w:sz="0" w:space="0" w:color="auto"/>
        <w:left w:val="none" w:sz="0" w:space="0" w:color="auto"/>
        <w:bottom w:val="none" w:sz="0" w:space="0" w:color="auto"/>
        <w:right w:val="none" w:sz="0" w:space="0" w:color="auto"/>
      </w:divBdr>
    </w:div>
    <w:div w:id="1256133671">
      <w:bodyDiv w:val="1"/>
      <w:marLeft w:val="0"/>
      <w:marRight w:val="0"/>
      <w:marTop w:val="0"/>
      <w:marBottom w:val="0"/>
      <w:divBdr>
        <w:top w:val="none" w:sz="0" w:space="0" w:color="auto"/>
        <w:left w:val="none" w:sz="0" w:space="0" w:color="auto"/>
        <w:bottom w:val="none" w:sz="0" w:space="0" w:color="auto"/>
        <w:right w:val="none" w:sz="0" w:space="0" w:color="auto"/>
      </w:divBdr>
    </w:div>
    <w:div w:id="1264340404">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509382">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
    <w:div w:id="1388987965">
      <w:bodyDiv w:val="1"/>
      <w:marLeft w:val="0"/>
      <w:marRight w:val="0"/>
      <w:marTop w:val="0"/>
      <w:marBottom w:val="0"/>
      <w:divBdr>
        <w:top w:val="none" w:sz="0" w:space="0" w:color="auto"/>
        <w:left w:val="none" w:sz="0" w:space="0" w:color="auto"/>
        <w:bottom w:val="none" w:sz="0" w:space="0" w:color="auto"/>
        <w:right w:val="none" w:sz="0" w:space="0" w:color="auto"/>
      </w:divBdr>
    </w:div>
    <w:div w:id="1389693530">
      <w:bodyDiv w:val="1"/>
      <w:marLeft w:val="0"/>
      <w:marRight w:val="0"/>
      <w:marTop w:val="0"/>
      <w:marBottom w:val="0"/>
      <w:divBdr>
        <w:top w:val="none" w:sz="0" w:space="0" w:color="auto"/>
        <w:left w:val="none" w:sz="0" w:space="0" w:color="auto"/>
        <w:bottom w:val="none" w:sz="0" w:space="0" w:color="auto"/>
        <w:right w:val="none" w:sz="0" w:space="0" w:color="auto"/>
      </w:divBdr>
    </w:div>
    <w:div w:id="1409112990">
      <w:bodyDiv w:val="1"/>
      <w:marLeft w:val="0"/>
      <w:marRight w:val="0"/>
      <w:marTop w:val="0"/>
      <w:marBottom w:val="0"/>
      <w:divBdr>
        <w:top w:val="none" w:sz="0" w:space="0" w:color="auto"/>
        <w:left w:val="none" w:sz="0" w:space="0" w:color="auto"/>
        <w:bottom w:val="none" w:sz="0" w:space="0" w:color="auto"/>
        <w:right w:val="none" w:sz="0" w:space="0" w:color="auto"/>
      </w:divBdr>
    </w:div>
    <w:div w:id="1424954351">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458448724">
      <w:bodyDiv w:val="1"/>
      <w:marLeft w:val="0"/>
      <w:marRight w:val="0"/>
      <w:marTop w:val="0"/>
      <w:marBottom w:val="0"/>
      <w:divBdr>
        <w:top w:val="none" w:sz="0" w:space="0" w:color="auto"/>
        <w:left w:val="none" w:sz="0" w:space="0" w:color="auto"/>
        <w:bottom w:val="none" w:sz="0" w:space="0" w:color="auto"/>
        <w:right w:val="none" w:sz="0" w:space="0" w:color="auto"/>
      </w:divBdr>
    </w:div>
    <w:div w:id="1486507476">
      <w:bodyDiv w:val="1"/>
      <w:marLeft w:val="0"/>
      <w:marRight w:val="0"/>
      <w:marTop w:val="0"/>
      <w:marBottom w:val="0"/>
      <w:divBdr>
        <w:top w:val="none" w:sz="0" w:space="0" w:color="auto"/>
        <w:left w:val="none" w:sz="0" w:space="0" w:color="auto"/>
        <w:bottom w:val="none" w:sz="0" w:space="0" w:color="auto"/>
        <w:right w:val="none" w:sz="0" w:space="0" w:color="auto"/>
      </w:divBdr>
    </w:div>
    <w:div w:id="1528716734">
      <w:bodyDiv w:val="1"/>
      <w:marLeft w:val="0"/>
      <w:marRight w:val="0"/>
      <w:marTop w:val="0"/>
      <w:marBottom w:val="0"/>
      <w:divBdr>
        <w:top w:val="none" w:sz="0" w:space="0" w:color="auto"/>
        <w:left w:val="none" w:sz="0" w:space="0" w:color="auto"/>
        <w:bottom w:val="none" w:sz="0" w:space="0" w:color="auto"/>
        <w:right w:val="none" w:sz="0" w:space="0" w:color="auto"/>
      </w:divBdr>
    </w:div>
    <w:div w:id="1555435176">
      <w:bodyDiv w:val="1"/>
      <w:marLeft w:val="0"/>
      <w:marRight w:val="0"/>
      <w:marTop w:val="0"/>
      <w:marBottom w:val="0"/>
      <w:divBdr>
        <w:top w:val="none" w:sz="0" w:space="0" w:color="auto"/>
        <w:left w:val="none" w:sz="0" w:space="0" w:color="auto"/>
        <w:bottom w:val="none" w:sz="0" w:space="0" w:color="auto"/>
        <w:right w:val="none" w:sz="0" w:space="0" w:color="auto"/>
      </w:divBdr>
    </w:div>
    <w:div w:id="1557617714">
      <w:bodyDiv w:val="1"/>
      <w:marLeft w:val="0"/>
      <w:marRight w:val="0"/>
      <w:marTop w:val="0"/>
      <w:marBottom w:val="0"/>
      <w:divBdr>
        <w:top w:val="none" w:sz="0" w:space="0" w:color="auto"/>
        <w:left w:val="none" w:sz="0" w:space="0" w:color="auto"/>
        <w:bottom w:val="none" w:sz="0" w:space="0" w:color="auto"/>
        <w:right w:val="none" w:sz="0" w:space="0" w:color="auto"/>
      </w:divBdr>
    </w:div>
    <w:div w:id="1562985568">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591348451">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05730287">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75567462">
      <w:bodyDiv w:val="1"/>
      <w:marLeft w:val="0"/>
      <w:marRight w:val="0"/>
      <w:marTop w:val="0"/>
      <w:marBottom w:val="0"/>
      <w:divBdr>
        <w:top w:val="none" w:sz="0" w:space="0" w:color="auto"/>
        <w:left w:val="none" w:sz="0" w:space="0" w:color="auto"/>
        <w:bottom w:val="none" w:sz="0" w:space="0" w:color="auto"/>
        <w:right w:val="none" w:sz="0" w:space="0" w:color="auto"/>
      </w:divBdr>
    </w:div>
    <w:div w:id="1703283955">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16414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80488772">
      <w:bodyDiv w:val="1"/>
      <w:marLeft w:val="0"/>
      <w:marRight w:val="0"/>
      <w:marTop w:val="0"/>
      <w:marBottom w:val="0"/>
      <w:divBdr>
        <w:top w:val="none" w:sz="0" w:space="0" w:color="auto"/>
        <w:left w:val="none" w:sz="0" w:space="0" w:color="auto"/>
        <w:bottom w:val="none" w:sz="0" w:space="0" w:color="auto"/>
        <w:right w:val="none" w:sz="0" w:space="0" w:color="auto"/>
      </w:divBdr>
    </w:div>
    <w:div w:id="1783569337">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69902601">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22640277">
      <w:bodyDiv w:val="1"/>
      <w:marLeft w:val="0"/>
      <w:marRight w:val="0"/>
      <w:marTop w:val="0"/>
      <w:marBottom w:val="0"/>
      <w:divBdr>
        <w:top w:val="none" w:sz="0" w:space="0" w:color="auto"/>
        <w:left w:val="none" w:sz="0" w:space="0" w:color="auto"/>
        <w:bottom w:val="none" w:sz="0" w:space="0" w:color="auto"/>
        <w:right w:val="none" w:sz="0" w:space="0" w:color="auto"/>
      </w:divBdr>
    </w:div>
    <w:div w:id="1936358243">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2517378">
      <w:bodyDiv w:val="1"/>
      <w:marLeft w:val="0"/>
      <w:marRight w:val="0"/>
      <w:marTop w:val="0"/>
      <w:marBottom w:val="0"/>
      <w:divBdr>
        <w:top w:val="none" w:sz="0" w:space="0" w:color="auto"/>
        <w:left w:val="none" w:sz="0" w:space="0" w:color="auto"/>
        <w:bottom w:val="none" w:sz="0" w:space="0" w:color="auto"/>
        <w:right w:val="none" w:sz="0" w:space="0" w:color="auto"/>
      </w:divBdr>
    </w:div>
    <w:div w:id="1966694533">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 w:id="2132245476">
      <w:bodyDiv w:val="1"/>
      <w:marLeft w:val="0"/>
      <w:marRight w:val="0"/>
      <w:marTop w:val="0"/>
      <w:marBottom w:val="0"/>
      <w:divBdr>
        <w:top w:val="none" w:sz="0" w:space="0" w:color="auto"/>
        <w:left w:val="none" w:sz="0" w:space="0" w:color="auto"/>
        <w:bottom w:val="none" w:sz="0" w:space="0" w:color="auto"/>
        <w:right w:val="none" w:sz="0" w:space="0" w:color="auto"/>
      </w:divBdr>
    </w:div>
    <w:div w:id="2141262701">
      <w:bodyDiv w:val="1"/>
      <w:marLeft w:val="0"/>
      <w:marRight w:val="0"/>
      <w:marTop w:val="0"/>
      <w:marBottom w:val="0"/>
      <w:divBdr>
        <w:top w:val="none" w:sz="0" w:space="0" w:color="auto"/>
        <w:left w:val="none" w:sz="0" w:space="0" w:color="auto"/>
        <w:bottom w:val="none" w:sz="0" w:space="0" w:color="auto"/>
        <w:right w:val="none" w:sz="0" w:space="0" w:color="auto"/>
      </w:divBdr>
    </w:div>
    <w:div w:id="214191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Microsoft_Excel_Worksheet.xlsx"/><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fontTable" Target="fontTable.xml"/><Relationship Id="rId16" Type="http://schemas.microsoft.com/office/2011/relationships/commentsExtended" Target="commentsExtended.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eader" Target="header3.xm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Microsoft_Excel_Worksheet2.xlsx"/><Relationship Id="rId20" Type="http://schemas.openxmlformats.org/officeDocument/2006/relationships/image" Target="media/image7.emf"/><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package" Target="embeddings/Microsoft_Excel_Worksheet3.xlsx"/><Relationship Id="rId75" Type="http://schemas.openxmlformats.org/officeDocument/2006/relationships/image" Target="media/image58.png"/><Relationship Id="rId83" Type="http://schemas.openxmlformats.org/officeDocument/2006/relationships/image" Target="media/image63.png"/><Relationship Id="rId88" Type="http://schemas.openxmlformats.org/officeDocument/2006/relationships/footer" Target="foot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Microsoft_Excel_Worksheet1.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image" Target="media/image61.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 Id="rId87" Type="http://schemas.openxmlformats.org/officeDocument/2006/relationships/header" Target="header5.xml"/><Relationship Id="rId61" Type="http://schemas.openxmlformats.org/officeDocument/2006/relationships/image" Target="media/image48.png"/><Relationship Id="rId82" Type="http://schemas.openxmlformats.org/officeDocument/2006/relationships/image" Target="media/image62.png"/><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Yim97</b:Tag>
    <b:SourceType>ConferenceProceedings</b:SourceType>
    <b:Guid>{4C0A3F74-6CB3-4D8A-9F32-944DE35926FA}</b:Guid>
    <b:Author>
      <b:Author>
        <b:NameList>
          <b:Person>
            <b:Last>Yiming Yang</b:Last>
            <b:First>Jan</b:First>
            <b:Middle>O Pedersen</b:Middle>
          </b:Person>
        </b:NameList>
      </b:Author>
    </b:Author>
    <b:Title>A Comparative Study on Feature Selection in Text Categorization</b:Title>
    <b:Year>1997</b:Year>
    <b:ConferenceName>ICML '97 Proceedings of the Fourteenth International Conference on Machine Learning</b:ConferenceName>
    <b:RefOrder>14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VGa07</b:Tag>
    <b:SourceType>JournalArticle</b:SourceType>
    <b:Guid>{3305BAF0-4F7E-4CE7-A56D-C03AC6D97791}</b:Guid>
    <b:Author>
      <b:Author>
        <b:NameList>
          <b:Person>
            <b:Last>V. García,  et al.</b:Last>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Pet15</b:Tag>
    <b:SourceType>JournalArticle</b:SourceType>
    <b:Guid>{5F3F2655-CD37-45E5-B711-26C1306E19E4}</b:Guid>
    <b:Author>
      <b:Author>
        <b:NameList>
          <b:Person>
            <b:Last>Pete Burnap</b:Last>
            <b:First>Matthew</b:First>
            <b:Middle>L. Williams</b:Middle>
          </b:Person>
        </b:NameList>
      </b:Author>
    </b:Author>
    <b:Title>Cyber Hate Speech on Twitter: An Application of Machine Classification and Statistical Modeling for Policy and Decision Making</b:Title>
    <b:Year>2015</b:Year>
    <b:JournalName>Policy &amp; Internet</b:JournalName>
    <b:Volume>7</b:Volume>
    <b:Issue>223-242</b:Issue>
    <b:RefOrder>2</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Jes13</b:Tag>
    <b:SourceType>JournalArticle</b:SourceType>
    <b:Guid>{A9C376C4-3F6C-4B73-BCF2-34C4735E912A}</b:Guid>
    <b:Title>Hatebase: An anti-genocide app</b:Title>
    <b:Year>2013</b:Year>
    <b:City>Toronto</b:City>
    <b:Publisher>Rogers Media</b:Publisher>
    <b:Author>
      <b:Author>
        <b:NameList>
          <b:Person>
            <b:Last>Brown</b:Last>
            <b:First>Jesse</b:First>
          </b:Person>
        </b:NameList>
      </b:Author>
    </b:Author>
    <b:JournalName>MacLean's</b:JournalName>
    <b:RefOrder>34</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Dan02</b:Tag>
    <b:SourceType>ConferenceProceedings</b:SourceType>
    <b:Guid>{60CB0DC2-80ED-4395-A522-2B173CC1C739}</b:Guid>
    <b:Author>
      <b:Author>
        <b:NameList>
          <b:Person>
            <b:Last>Peña</b:Last>
            <b:First>Daniel</b:First>
          </b:Person>
        </b:NameList>
      </b:Author>
    </b:Author>
    <b:Title>Análisis de Datos Multivariantes</b:Title>
    <b:Year>2002</b:Year>
    <b:Publisher>McGraw Hill</b:Publisher>
    <b:RefOrder>6</b:RefOrder>
  </b:Source>
  <b:Source>
    <b:Tag>Yin11</b:Tag>
    <b:SourceType>ConferenceProceedings</b:SourceType>
    <b:Guid>{85117A4C-5492-4EAE-8AB2-025A32DE5C1A}</b:Guid>
    <b:Author>
      <b:Author>
        <b:NameList>
          <b:Person>
            <b:Last>al.</b:Last>
            <b:First>Ying</b:First>
            <b:Middle>Chen et</b:Middle>
          </b:Person>
        </b:NameList>
      </b:Author>
    </b:Author>
    <b:Title>Detecting Offensive Language in Social Media to Ptotect Adolescent Online  Safety</b:Title>
    <b:Year>2011</b:Year>
    <b:RefOrder>8</b:RefOrder>
  </b:Source>
  <b:Source>
    <b:Tag>JAr10</b:Tag>
    <b:SourceType>JournalArticle</b:SourceType>
    <b:Guid>{E6910594-8F08-41FA-9CF7-655EE53BF309}</b:Guid>
    <b:Author>
      <b:Author>
        <b:NameList>
          <b:Person>
            <b:Last>Olivera López</b:Last>
            <b:First>J.</b:First>
            <b:Middle>Arturo et al.</b:Middle>
          </b:Person>
        </b:NameList>
      </b:Author>
    </b:Author>
    <b:Title>A review of instance selection methods</b:Title>
    <b:JournalName>Artif Intell Rev (2010) 34</b:JournalName>
    <b:Year>2010</b:Year>
    <b:Pages>133–143</b:Pages>
    <b:RefOrder>11</b:RefOrder>
  </b:Source>
  <b:Source>
    <b:Tag>And98</b:Tag>
    <b:SourceType>ConferenceProceedings</b:SourceType>
    <b:Guid>{64A434A2-4340-4697-A52A-9ED2CDC49FF1}</b:Guid>
    <b:Author>
      <b:Author>
        <b:NameList>
          <b:Person>
            <b:Last>Andrew McCallum</b:Last>
            <b:First>Kamal</b:First>
            <b:Middle>Nigam</b:Middle>
          </b:Person>
        </b:NameList>
      </b:Author>
    </b:Author>
    <b:Title>A Comparison of Event Models for Naive Bayes Text Classification</b:Title>
    <b:Year>1998</b:Year>
    <b:City>Pittsburgh</b:City>
    <b:RefOrder>19</b:RefOrder>
  </b:Source>
  <b:Source>
    <b:Tag>Nor03</b:Tag>
    <b:SourceType>Book</b:SourceType>
    <b:Guid>{873B39F1-18F0-42C8-8FEA-EA12EA3E18D2}</b:Guid>
    <b:Title>Artificial Intelligene. A Moder Approach</b:Title>
    <b:Year>2003</b:Year>
    <b:Publisher>Prentice Hall</b:Publisher>
    <b:Author>
      <b:Author>
        <b:NameList>
          <b:Person>
            <b:Last>Norvig</b:Last>
            <b:First>Peter</b:First>
          </b:Person>
          <b:Person>
            <b:Last>Russell</b:Last>
            <b:First>Stuart</b:First>
          </b:Person>
        </b:NameList>
      </b:Author>
    </b:Author>
    <b:RefOrder>21</b:RefOrder>
  </b:Source>
  <b:Source>
    <b:Tag>BOE15</b:Tag>
    <b:SourceType>InternetSite</b:SourceType>
    <b:Guid>{3E9C3FBB-51FF-4E3C-90ED-BB81B399DB45}</b:Guid>
    <b:Title>BOE</b:Title>
    <b:Year>2015</b:Year>
    <b:Month>Marzo</b:Month>
    <b:Day>30</b:Day>
    <b:URL>https://www.boe.es/boe/dias/2015/03/31/pdfs/BOE-A-2015-3439.pdf</b:URL>
    <b:ShortTitle>Ley Orgánica 1/2015</b:ShortTitle>
    <b:YearAccessed>2017</b:YearAccessed>
    <b:MonthAccessed>junio</b:MonthAccessed>
    <b:DayAccessed>22</b:DayAccessed>
    <b:RefOrder>1</b:RefOrder>
  </b:Source>
  <b:Source>
    <b:Tag>htt1</b:Tag>
    <b:SourceType>InternetSite</b:SourceType>
    <b:Guid>{51B0C12A-D889-4E88-A98A-67D86E51A89B}</b:Guid>
    <b:Title>https://lucene.apache.org/core/</b:Title>
    <b:YearAccessed>2017</b:YearAccessed>
    <b:MonthAccessed>abril</b:MonthAccessed>
    <b:DayAccessed>21</b:DayAccessed>
    <b:RefOrder>33</b:RefOrder>
  </b:Source>
  <b:Source>
    <b:Tag>Tom121</b:Tag>
    <b:SourceType>InternetSite</b:SourceType>
    <b:Guid>{5A221561-2EAE-4B22-BDDC-6803F9CC1D50}</b:Guid>
    <b:Title>Selecting Representative Data Sets</b:Title>
    <b:Year>2012</b:Year>
    <b:URL>http://dx.dio.org/10.5772/50787</b:URL>
    <b:Author>
      <b:Author>
        <b:NameList>
          <b:Person>
            <b:Last>Tomas Borovicka</b:Last>
            <b:First>Marcel</b:First>
            <b:Middle>Jirina Jr., Pavel Kordik y Marcel Jirina</b:Middle>
          </b:Person>
        </b:NameList>
      </b:Author>
    </b:Author>
    <b:YearAccessed>2017</b:YearAccessed>
    <b:MonthAccessed>mayo</b:MonthAccessed>
    <b:DayAccessed>21</b:DayAccessed>
    <b:RefOrder>10</b:RefOrder>
  </b:Source>
  <b:Source>
    <b:Tag>Dow72</b:Tag>
    <b:SourceType>JournalArticle</b:SourceType>
    <b:Guid>{C46107DD-360F-470B-A50E-F40BFE676686}</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Wik1</b:Tag>
    <b:SourceType>InternetSite</b:SourceType>
    <b:Guid>{A75E6B9C-7943-418A-A6AC-C4A9AD57EFF5}</b:Guid>
    <b:Title>Wikicorpus v.1.0</b:Title>
    <b:URL>http://www.cs.upc.edu/~nlp/wikicorpus/</b:URL>
    <b:YearAccessed>2017</b:YearAccessed>
    <b:MonthAccessed>junio</b:MonthAccessed>
    <b:DayAccessed>21</b:DayAccessed>
    <b:RefOrder>7</b:RefOrder>
  </b:Source>
  <b:Source>
    <b:Tag>MIT</b:Tag>
    <b:SourceType>InternetSite</b:SourceType>
    <b:Guid>{6DE93006-2C0C-4C73-A148-A4512CBF686B}</b:Guid>
    <b:Title>MIT Libraries</b:Title>
    <b:URL>http://libguides.mit.edu/c.php?g=176061&amp;p=1159432</b:URL>
    <b:YearAccessed>2017</b:YearAccessed>
    <b:MonthAccessed>marzo</b:MonthAccessed>
    <b:DayAccessed>12</b:DayAccessed>
    <b:RefOrder>15</b:RefOrder>
  </b:Source>
  <b:Source>
    <b:Tag>Nat17</b:Tag>
    <b:SourceType>InternetSite</b:SourceType>
    <b:Guid>{6BE706CA-DFD1-42C1-A398-7FC38B566DEF}</b:Guid>
    <b:Title>Natural Language Toolkit</b:Title>
    <b:URL>http://www.nltk.org/</b:URL>
    <b:YearAccessed>2017</b:YearAccessed>
    <b:MonthAccessed>junio</b:MonthAccessed>
    <b:DayAccessed>6</b:DayAccessed>
    <b:RefOrder>22</b:RefOrder>
  </b:Source>
  <b:Source>
    <b:Tag>Sno</b:Tag>
    <b:SourceType>InternetSite</b:SourceType>
    <b:Guid>{FBCC3471-57C4-4598-A3E8-5A13398168EA}</b:Guid>
    <b:Title>Snowball</b:Title>
    <b:URL>http://snowball.tartarus.org/</b:URL>
    <b:Year>marzo</b:Year>
    <b:Month>marzo</b:Month>
    <b:Day>11</b:Day>
    <b:YearAccessed>2017</b:YearAccessed>
    <b:MonthAccessed>abril</b:MonthAccessed>
    <b:DayAccessed>7</b:DayAccessed>
    <b:RefOrder>17</b:RefOrder>
  </b:Source>
  <b:Source>
    <b:Tag>Goo15</b:Tag>
    <b:SourceType>InternetSite</b:SourceType>
    <b:Guid>{44498AA1-DBC0-4D46-8656-33D5FEBA2DC5}</b:Guid>
    <b:Title>TensorFlow: Large-Scale Machine Learning on Heterogeneous Distributed Systems</b:Title>
    <b:Year>2015</b:Year>
    <b:URL>http://download.tensorflow.org/paper/whitepaper2015.pdf</b:URL>
    <b:Author>
      <b:Author>
        <b:Corporate>Google Research</b:Corporate>
      </b:Author>
    </b:Author>
    <b:YearAccessed>2017</b:YearAccessed>
    <b:MonthAccessed>abril</b:MonthAccessed>
    <b:DayAccessed>21</b:DayAccessed>
    <b:RefOrder>25</b:RefOrder>
  </b:Source>
  <b:Source>
    <b:Tag>Pat</b:Tag>
    <b:SourceType>InternetSite</b:SourceType>
    <b:Guid>{25E001D6-3FDD-464A-9967-C11C36C4C8B3}</b:Guid>
    <b:Title>Pattern</b:Title>
    <b:URL>https://pypi.python.org/pypi/Pattern</b:URL>
    <b:YearAccessed>2017</b:YearAccessed>
    <b:MonthAccessed>mayo</b:MonthAccessed>
    <b:DayAccessed>13</b:DayAccessed>
    <b:RefOrder>26</b:RefOrder>
  </b:Source>
  <b:Source>
    <b:Tag>Ker</b:Tag>
    <b:SourceType>InternetSite</b:SourceType>
    <b:Guid>{0481033A-0EB3-49EB-A408-4F989BC4C668}</b:Guid>
    <b:Title>Keras</b:Title>
    <b:URL>https://keras.io/</b:URL>
    <b:YearAccessed>2017</b:YearAccessed>
    <b:MonthAccessed>junio</b:MonthAccessed>
    <b:DayAccessed>17</b:DayAccessed>
    <b:RefOrder>27</b:RefOrder>
  </b:Source>
  <b:Source>
    <b:Tag>Chr</b:Tag>
    <b:SourceType>DocumentFromInternetSite</b:SourceType>
    <b:Guid>{FCCE480B-3BA6-4766-8B2D-007EF15F5D8B}</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YearAccessed>2017</b:YearAccessed>
    <b:MonthAccessed>marzo</b:MonthAccessed>
    <b:DayAccessed>6</b:DayAccessed>
    <b:RefOrder>28</b:RefOrder>
  </b:Source>
  <b:Source>
    <b:Tag>And</b:Tag>
    <b:SourceType>InternetSite</b:SourceType>
    <b:Guid>{CADA5E02-DA76-4905-B126-CDE98CCB7ADD}</b:Guid>
    <b:Title>MALLET: A Machine Learning for Language Toolkit</b:Title>
    <b:Author>
      <b:Author>
        <b:NameList>
          <b:Person>
            <b:Last>McCallum</b:Last>
            <b:First>Andrew</b:First>
          </b:Person>
        </b:NameList>
      </b:Author>
    </b:Author>
    <b:URL>https://people.cs.umass.edu/~mccallum/mallet/</b:URL>
    <b:YearAccessed>2017</b:YearAccessed>
    <b:MonthAccessed>marzo</b:MonthAccessed>
    <b:DayAccessed>26</b:DayAccessed>
    <b:RefOrder>29</b:RefOrder>
  </b:Source>
  <b:Source>
    <b:Tag>yTe</b:Tag>
    <b:SourceType>InternetSite</b:SourceType>
    <b:Guid>{8E923B0A-AF8D-4B4C-AD97-867B03B4F805}</b:Guid>
    <b:Title>yTextMiner</b:Title>
    <b:URL>http://informatics.yonsei.ac.kr/yTextMiner</b:URL>
    <b:YearAccessed>2017</b:YearAccessed>
    <b:MonthAccessed>marzo</b:MonthAccessed>
    <b:DayAccessed>4</b:DayAccessed>
    <b:RefOrder>32</b:RefOrder>
  </b:Source>
  <b:Source>
    <b:Tag>Bis06</b:Tag>
    <b:SourceType>Book</b:SourceType>
    <b:Guid>{FF021B1D-6DB8-4FE8-8E9C-4C0A0980D3F4}</b:Guid>
    <b:Title>Pattern recognition and Machine Learning</b:Title>
    <b:Year>2006</b:Year>
    <b:Publisher>Springer</b:Publisher>
    <b:Author>
      <b:Author>
        <b:NameList>
          <b:Person>
            <b:Last>Bishop</b:Last>
            <b:First>Christopher</b:First>
          </b:Person>
        </b:NameList>
      </b:Author>
    </b:Author>
    <b:RefOrder>20</b:RefOrder>
  </b:Source>
</b:Sources>
</file>

<file path=customXml/itemProps1.xml><?xml version="1.0" encoding="utf-8"?>
<ds:datastoreItem xmlns:ds="http://schemas.openxmlformats.org/officeDocument/2006/customXml" ds:itemID="{D889DA9F-63C6-4FDB-B3B0-01B6C8273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82</Pages>
  <Words>28660</Words>
  <Characters>157632</Characters>
  <Application>Microsoft Office Word</Application>
  <DocSecurity>0</DocSecurity>
  <Lines>1313</Lines>
  <Paragraphs>371</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185921</CharactersWithSpaces>
  <SharedDoc>false</SharedDoc>
  <HLinks>
    <vt:vector size="990" baseType="variant">
      <vt:variant>
        <vt:i4>3997853</vt:i4>
      </vt:variant>
      <vt:variant>
        <vt:i4>1338</vt:i4>
      </vt:variant>
      <vt:variant>
        <vt:i4>0</vt:i4>
      </vt:variant>
      <vt:variant>
        <vt:i4>5</vt:i4>
      </vt:variant>
      <vt:variant>
        <vt:lpwstr/>
      </vt:variant>
      <vt:variant>
        <vt:lpwstr>_Resultados_de_clasificación</vt:lpwstr>
      </vt:variant>
      <vt:variant>
        <vt:i4>11993111</vt:i4>
      </vt:variant>
      <vt:variant>
        <vt:i4>1335</vt:i4>
      </vt:variant>
      <vt:variant>
        <vt:i4>0</vt:i4>
      </vt:variant>
      <vt:variant>
        <vt:i4>5</vt:i4>
      </vt:variant>
      <vt:variant>
        <vt:lpwstr/>
      </vt:variant>
      <vt:variant>
        <vt:lpwstr>_Resultados_de_validación</vt:lpwstr>
      </vt:variant>
      <vt:variant>
        <vt:i4>14417958</vt:i4>
      </vt:variant>
      <vt:variant>
        <vt:i4>1332</vt:i4>
      </vt:variant>
      <vt:variant>
        <vt:i4>0</vt:i4>
      </vt:variant>
      <vt:variant>
        <vt:i4>5</vt:i4>
      </vt:variant>
      <vt:variant>
        <vt:lpwstr/>
      </vt:variant>
      <vt:variant>
        <vt:lpwstr>_Anexo_B:_Clasificación</vt:lpwstr>
      </vt:variant>
      <vt:variant>
        <vt:i4>9895993</vt:i4>
      </vt:variant>
      <vt:variant>
        <vt:i4>1311</vt:i4>
      </vt:variant>
      <vt:variant>
        <vt:i4>0</vt:i4>
      </vt:variant>
      <vt:variant>
        <vt:i4>5</vt:i4>
      </vt:variant>
      <vt:variant>
        <vt:lpwstr/>
      </vt:variant>
      <vt:variant>
        <vt:lpwstr>_Perceptrón_multicapa_de</vt:lpwstr>
      </vt:variant>
      <vt:variant>
        <vt:i4>9175059</vt:i4>
      </vt:variant>
      <vt:variant>
        <vt:i4>1308</vt:i4>
      </vt:variant>
      <vt:variant>
        <vt:i4>0</vt:i4>
      </vt:variant>
      <vt:variant>
        <vt:i4>5</vt:i4>
      </vt:variant>
      <vt:variant>
        <vt:lpwstr/>
      </vt:variant>
      <vt:variant>
        <vt:lpwstr>_Naïve_Bayes</vt:lpwstr>
      </vt:variant>
      <vt:variant>
        <vt:i4>9175059</vt:i4>
      </vt:variant>
      <vt:variant>
        <vt:i4>1293</vt:i4>
      </vt:variant>
      <vt:variant>
        <vt:i4>0</vt:i4>
      </vt:variant>
      <vt:variant>
        <vt:i4>5</vt:i4>
      </vt:variant>
      <vt:variant>
        <vt:lpwstr/>
      </vt:variant>
      <vt:variant>
        <vt:lpwstr>_Naïve_Bayes</vt:lpwstr>
      </vt:variant>
      <vt:variant>
        <vt:i4>1376277</vt:i4>
      </vt:variant>
      <vt:variant>
        <vt:i4>1080</vt:i4>
      </vt:variant>
      <vt:variant>
        <vt:i4>0</vt:i4>
      </vt:variant>
      <vt:variant>
        <vt:i4>5</vt:i4>
      </vt:variant>
      <vt:variant>
        <vt:lpwstr/>
      </vt:variant>
      <vt:variant>
        <vt:lpwstr>_Redes_Neuronales</vt:lpwstr>
      </vt:variant>
      <vt:variant>
        <vt:i4>11993111</vt:i4>
      </vt:variant>
      <vt:variant>
        <vt:i4>1077</vt:i4>
      </vt:variant>
      <vt:variant>
        <vt:i4>0</vt:i4>
      </vt:variant>
      <vt:variant>
        <vt:i4>5</vt:i4>
      </vt:variant>
      <vt:variant>
        <vt:lpwstr/>
      </vt:variant>
      <vt:variant>
        <vt:lpwstr>_Resultados_de_validación</vt:lpwstr>
      </vt:variant>
      <vt:variant>
        <vt:i4>5046436</vt:i4>
      </vt:variant>
      <vt:variant>
        <vt:i4>1074</vt:i4>
      </vt:variant>
      <vt:variant>
        <vt:i4>0</vt:i4>
      </vt:variant>
      <vt:variant>
        <vt:i4>5</vt:i4>
      </vt:variant>
      <vt:variant>
        <vt:lpwstr/>
      </vt:variant>
      <vt:variant>
        <vt:lpwstr>_Clasificación_supervisada_1</vt:lpwstr>
      </vt:variant>
      <vt:variant>
        <vt:i4>16646172</vt:i4>
      </vt:variant>
      <vt:variant>
        <vt:i4>1071</vt:i4>
      </vt:variant>
      <vt:variant>
        <vt:i4>0</vt:i4>
      </vt:variant>
      <vt:variant>
        <vt:i4>5</vt:i4>
      </vt:variant>
      <vt:variant>
        <vt:lpwstr/>
      </vt:variant>
      <vt:variant>
        <vt:lpwstr>_Vecinos_Próximos_(K-NN)</vt:lpwstr>
      </vt:variant>
      <vt:variant>
        <vt:i4>9175059</vt:i4>
      </vt:variant>
      <vt:variant>
        <vt:i4>1068</vt:i4>
      </vt:variant>
      <vt:variant>
        <vt:i4>0</vt:i4>
      </vt:variant>
      <vt:variant>
        <vt:i4>5</vt:i4>
      </vt:variant>
      <vt:variant>
        <vt:lpwstr/>
      </vt:variant>
      <vt:variant>
        <vt:lpwstr>_Naïve_Bayes</vt:lpwstr>
      </vt:variant>
      <vt:variant>
        <vt:i4>11272346</vt:i4>
      </vt:variant>
      <vt:variant>
        <vt:i4>1065</vt:i4>
      </vt:variant>
      <vt:variant>
        <vt:i4>0</vt:i4>
      </vt:variant>
      <vt:variant>
        <vt:i4>5</vt:i4>
      </vt:variant>
      <vt:variant>
        <vt:lpwstr/>
      </vt:variant>
      <vt:variant>
        <vt:lpwstr>_Árboles_de_decisión</vt:lpwstr>
      </vt:variant>
      <vt:variant>
        <vt:i4>8126715</vt:i4>
      </vt:variant>
      <vt:variant>
        <vt:i4>1062</vt:i4>
      </vt:variant>
      <vt:variant>
        <vt:i4>0</vt:i4>
      </vt:variant>
      <vt:variant>
        <vt:i4>5</vt:i4>
      </vt:variant>
      <vt:variant>
        <vt:lpwstr/>
      </vt:variant>
      <vt:variant>
        <vt:lpwstr>_Clasificación_supervisada</vt:lpwstr>
      </vt:variant>
      <vt:variant>
        <vt:i4>1310761</vt:i4>
      </vt:variant>
      <vt:variant>
        <vt:i4>1050</vt:i4>
      </vt:variant>
      <vt:variant>
        <vt:i4>0</vt:i4>
      </vt:variant>
      <vt:variant>
        <vt:i4>5</vt:i4>
      </vt:variant>
      <vt:variant>
        <vt:lpwstr/>
      </vt:variant>
      <vt:variant>
        <vt:lpwstr>_Pruebas.</vt:lpwstr>
      </vt:variant>
      <vt:variant>
        <vt:i4>6881411</vt:i4>
      </vt:variant>
      <vt:variant>
        <vt:i4>1047</vt:i4>
      </vt:variant>
      <vt:variant>
        <vt:i4>0</vt:i4>
      </vt:variant>
      <vt:variant>
        <vt:i4>5</vt:i4>
      </vt:variant>
      <vt:variant>
        <vt:lpwstr/>
      </vt:variant>
      <vt:variant>
        <vt:lpwstr>_Selección_de_atributos.</vt:lpwstr>
      </vt:variant>
      <vt:variant>
        <vt:i4>786516</vt:i4>
      </vt:variant>
      <vt:variant>
        <vt:i4>1038</vt:i4>
      </vt:variant>
      <vt:variant>
        <vt:i4>0</vt:i4>
      </vt:variant>
      <vt:variant>
        <vt:i4>5</vt:i4>
      </vt:variant>
      <vt:variant>
        <vt:lpwstr/>
      </vt:variant>
      <vt:variant>
        <vt:lpwstr>_Etiquetado_de_tuits_1</vt:lpwstr>
      </vt:variant>
      <vt:variant>
        <vt:i4>1966235</vt:i4>
      </vt:variant>
      <vt:variant>
        <vt:i4>1032</vt:i4>
      </vt:variant>
      <vt:variant>
        <vt:i4>0</vt:i4>
      </vt:variant>
      <vt:variant>
        <vt:i4>5</vt:i4>
      </vt:variant>
      <vt:variant>
        <vt:lpwstr/>
      </vt:variant>
      <vt:variant>
        <vt:lpwstr>_Selección_de_tuits_1</vt:lpwstr>
      </vt:variant>
      <vt:variant>
        <vt:i4>4260072</vt:i4>
      </vt:variant>
      <vt:variant>
        <vt:i4>1029</vt:i4>
      </vt:variant>
      <vt:variant>
        <vt:i4>0</vt:i4>
      </vt:variant>
      <vt:variant>
        <vt:i4>5</vt:i4>
      </vt:variant>
      <vt:variant>
        <vt:lpwstr/>
      </vt:variant>
      <vt:variant>
        <vt:lpwstr>_Selección_de_tuits</vt:lpwstr>
      </vt:variant>
      <vt:variant>
        <vt:i4>1966235</vt:i4>
      </vt:variant>
      <vt:variant>
        <vt:i4>1026</vt:i4>
      </vt:variant>
      <vt:variant>
        <vt:i4>0</vt:i4>
      </vt:variant>
      <vt:variant>
        <vt:i4>5</vt:i4>
      </vt:variant>
      <vt:variant>
        <vt:lpwstr/>
      </vt:variant>
      <vt:variant>
        <vt:lpwstr>_Selección_de_tuits_1</vt:lpwstr>
      </vt:variant>
      <vt:variant>
        <vt:i4>1507484</vt:i4>
      </vt:variant>
      <vt:variant>
        <vt:i4>1005</vt:i4>
      </vt:variant>
      <vt:variant>
        <vt:i4>0</vt:i4>
      </vt:variant>
      <vt:variant>
        <vt:i4>5</vt:i4>
      </vt:variant>
      <vt:variant>
        <vt:lpwstr/>
      </vt:variant>
      <vt:variant>
        <vt:lpwstr>_Obtención_de_tuits_1</vt:lpwstr>
      </vt:variant>
      <vt:variant>
        <vt:i4>4194321</vt:i4>
      </vt:variant>
      <vt:variant>
        <vt:i4>984</vt:i4>
      </vt:variant>
      <vt:variant>
        <vt:i4>0</vt:i4>
      </vt:variant>
      <vt:variant>
        <vt:i4>5</vt:i4>
      </vt:variant>
      <vt:variant>
        <vt:lpwstr>https://www.hatebase.org/</vt:lpwstr>
      </vt:variant>
      <vt:variant>
        <vt:lpwstr/>
      </vt:variant>
      <vt:variant>
        <vt:i4>4784360</vt:i4>
      </vt:variant>
      <vt:variant>
        <vt:i4>981</vt:i4>
      </vt:variant>
      <vt:variant>
        <vt:i4>0</vt:i4>
      </vt:variant>
      <vt:variant>
        <vt:i4>5</vt:i4>
      </vt:variant>
      <vt:variant>
        <vt:lpwstr/>
      </vt:variant>
      <vt:variant>
        <vt:lpwstr>_Detección_de_lenguaje</vt:lpwstr>
      </vt:variant>
      <vt:variant>
        <vt:i4>5308467</vt:i4>
      </vt:variant>
      <vt:variant>
        <vt:i4>966</vt:i4>
      </vt:variant>
      <vt:variant>
        <vt:i4>0</vt:i4>
      </vt:variant>
      <vt:variant>
        <vt:i4>5</vt:i4>
      </vt:variant>
      <vt:variant>
        <vt:lpwstr/>
      </vt:variant>
      <vt:variant>
        <vt:lpwstr>_Anexo_IV:_Clasificadores</vt:lpwstr>
      </vt:variant>
      <vt:variant>
        <vt:i4>7667784</vt:i4>
      </vt:variant>
      <vt:variant>
        <vt:i4>963</vt:i4>
      </vt:variant>
      <vt:variant>
        <vt:i4>0</vt:i4>
      </vt:variant>
      <vt:variant>
        <vt:i4>5</vt:i4>
      </vt:variant>
      <vt:variant>
        <vt:lpwstr/>
      </vt:variant>
      <vt:variant>
        <vt:lpwstr>_Medida_del_rendimiento</vt:lpwstr>
      </vt:variant>
      <vt:variant>
        <vt:i4>131145</vt:i4>
      </vt:variant>
      <vt:variant>
        <vt:i4>960</vt:i4>
      </vt:variant>
      <vt:variant>
        <vt:i4>0</vt:i4>
      </vt:variant>
      <vt:variant>
        <vt:i4>5</vt:i4>
      </vt:variant>
      <vt:variant>
        <vt:lpwstr/>
      </vt:variant>
      <vt:variant>
        <vt:lpwstr>_Anexo_III:Clasificadores</vt:lpwstr>
      </vt:variant>
      <vt:variant>
        <vt:i4>2883600</vt:i4>
      </vt:variant>
      <vt:variant>
        <vt:i4>933</vt:i4>
      </vt:variant>
      <vt:variant>
        <vt:i4>0</vt:i4>
      </vt:variant>
      <vt:variant>
        <vt:i4>5</vt:i4>
      </vt:variant>
      <vt:variant>
        <vt:lpwstr/>
      </vt:variant>
      <vt:variant>
        <vt:lpwstr>_Desequilibrio_de_clases,</vt:lpwstr>
      </vt:variant>
      <vt:variant>
        <vt:i4>12648694</vt:i4>
      </vt:variant>
      <vt:variant>
        <vt:i4>915</vt:i4>
      </vt:variant>
      <vt:variant>
        <vt:i4>0</vt:i4>
      </vt:variant>
      <vt:variant>
        <vt:i4>5</vt:i4>
      </vt:variant>
      <vt:variant>
        <vt:lpwstr/>
      </vt:variant>
      <vt:variant>
        <vt:lpwstr>_Extracción_de_información</vt:lpwstr>
      </vt:variant>
      <vt:variant>
        <vt:i4>2359495</vt:i4>
      </vt:variant>
      <vt:variant>
        <vt:i4>912</vt:i4>
      </vt:variant>
      <vt:variant>
        <vt:i4>0</vt:i4>
      </vt:variant>
      <vt:variant>
        <vt:i4>5</vt:i4>
      </vt:variant>
      <vt:variant>
        <vt:lpwstr/>
      </vt:variant>
      <vt:variant>
        <vt:lpwstr>_Anexo_V:_Generación</vt:lpwstr>
      </vt:variant>
      <vt:variant>
        <vt:i4>6619204</vt:i4>
      </vt:variant>
      <vt:variant>
        <vt:i4>909</vt:i4>
      </vt:variant>
      <vt:variant>
        <vt:i4>0</vt:i4>
      </vt:variant>
      <vt:variant>
        <vt:i4>5</vt:i4>
      </vt:variant>
      <vt:variant>
        <vt:lpwstr/>
      </vt:variant>
      <vt:variant>
        <vt:lpwstr>_Clases_con_probabilidades</vt:lpwstr>
      </vt:variant>
      <vt:variant>
        <vt:i4>6029482</vt:i4>
      </vt:variant>
      <vt:variant>
        <vt:i4>906</vt:i4>
      </vt:variant>
      <vt:variant>
        <vt:i4>0</vt:i4>
      </vt:variant>
      <vt:variant>
        <vt:i4>5</vt:i4>
      </vt:variant>
      <vt:variant>
        <vt:lpwstr/>
      </vt:variant>
      <vt:variant>
        <vt:lpwstr>_Anexo_II:_Clasificación</vt:lpwstr>
      </vt:variant>
      <vt:variant>
        <vt:i4>5832753</vt:i4>
      </vt:variant>
      <vt:variant>
        <vt:i4>843</vt:i4>
      </vt:variant>
      <vt:variant>
        <vt:i4>0</vt:i4>
      </vt:variant>
      <vt:variant>
        <vt:i4>5</vt:i4>
      </vt:variant>
      <vt:variant>
        <vt:lpwstr/>
      </vt:variant>
      <vt:variant>
        <vt:lpwstr>_Anexo_I:_Receiver</vt:lpwstr>
      </vt:variant>
      <vt:variant>
        <vt:i4>1048625</vt:i4>
      </vt:variant>
      <vt:variant>
        <vt:i4>800</vt:i4>
      </vt:variant>
      <vt:variant>
        <vt:i4>0</vt:i4>
      </vt:variant>
      <vt:variant>
        <vt:i4>5</vt:i4>
      </vt:variant>
      <vt:variant>
        <vt:lpwstr/>
      </vt:variant>
      <vt:variant>
        <vt:lpwstr>_Toc485893940</vt:lpwstr>
      </vt:variant>
      <vt:variant>
        <vt:i4>1507377</vt:i4>
      </vt:variant>
      <vt:variant>
        <vt:i4>794</vt:i4>
      </vt:variant>
      <vt:variant>
        <vt:i4>0</vt:i4>
      </vt:variant>
      <vt:variant>
        <vt:i4>5</vt:i4>
      </vt:variant>
      <vt:variant>
        <vt:lpwstr/>
      </vt:variant>
      <vt:variant>
        <vt:lpwstr>_Toc485893939</vt:lpwstr>
      </vt:variant>
      <vt:variant>
        <vt:i4>1507377</vt:i4>
      </vt:variant>
      <vt:variant>
        <vt:i4>788</vt:i4>
      </vt:variant>
      <vt:variant>
        <vt:i4>0</vt:i4>
      </vt:variant>
      <vt:variant>
        <vt:i4>5</vt:i4>
      </vt:variant>
      <vt:variant>
        <vt:lpwstr/>
      </vt:variant>
      <vt:variant>
        <vt:lpwstr>_Toc485893938</vt:lpwstr>
      </vt:variant>
      <vt:variant>
        <vt:i4>1507377</vt:i4>
      </vt:variant>
      <vt:variant>
        <vt:i4>782</vt:i4>
      </vt:variant>
      <vt:variant>
        <vt:i4>0</vt:i4>
      </vt:variant>
      <vt:variant>
        <vt:i4>5</vt:i4>
      </vt:variant>
      <vt:variant>
        <vt:lpwstr/>
      </vt:variant>
      <vt:variant>
        <vt:lpwstr>_Toc485893937</vt:lpwstr>
      </vt:variant>
      <vt:variant>
        <vt:i4>1507377</vt:i4>
      </vt:variant>
      <vt:variant>
        <vt:i4>776</vt:i4>
      </vt:variant>
      <vt:variant>
        <vt:i4>0</vt:i4>
      </vt:variant>
      <vt:variant>
        <vt:i4>5</vt:i4>
      </vt:variant>
      <vt:variant>
        <vt:lpwstr/>
      </vt:variant>
      <vt:variant>
        <vt:lpwstr>_Toc485893936</vt:lpwstr>
      </vt:variant>
      <vt:variant>
        <vt:i4>1507377</vt:i4>
      </vt:variant>
      <vt:variant>
        <vt:i4>770</vt:i4>
      </vt:variant>
      <vt:variant>
        <vt:i4>0</vt:i4>
      </vt:variant>
      <vt:variant>
        <vt:i4>5</vt:i4>
      </vt:variant>
      <vt:variant>
        <vt:lpwstr/>
      </vt:variant>
      <vt:variant>
        <vt:lpwstr>_Toc485893935</vt:lpwstr>
      </vt:variant>
      <vt:variant>
        <vt:i4>1507377</vt:i4>
      </vt:variant>
      <vt:variant>
        <vt:i4>764</vt:i4>
      </vt:variant>
      <vt:variant>
        <vt:i4>0</vt:i4>
      </vt:variant>
      <vt:variant>
        <vt:i4>5</vt:i4>
      </vt:variant>
      <vt:variant>
        <vt:lpwstr/>
      </vt:variant>
      <vt:variant>
        <vt:lpwstr>_Toc485893934</vt:lpwstr>
      </vt:variant>
      <vt:variant>
        <vt:i4>1507377</vt:i4>
      </vt:variant>
      <vt:variant>
        <vt:i4>758</vt:i4>
      </vt:variant>
      <vt:variant>
        <vt:i4>0</vt:i4>
      </vt:variant>
      <vt:variant>
        <vt:i4>5</vt:i4>
      </vt:variant>
      <vt:variant>
        <vt:lpwstr/>
      </vt:variant>
      <vt:variant>
        <vt:lpwstr>_Toc485893933</vt:lpwstr>
      </vt:variant>
      <vt:variant>
        <vt:i4>1507377</vt:i4>
      </vt:variant>
      <vt:variant>
        <vt:i4>752</vt:i4>
      </vt:variant>
      <vt:variant>
        <vt:i4>0</vt:i4>
      </vt:variant>
      <vt:variant>
        <vt:i4>5</vt:i4>
      </vt:variant>
      <vt:variant>
        <vt:lpwstr/>
      </vt:variant>
      <vt:variant>
        <vt:lpwstr>_Toc485893932</vt:lpwstr>
      </vt:variant>
      <vt:variant>
        <vt:i4>1507377</vt:i4>
      </vt:variant>
      <vt:variant>
        <vt:i4>746</vt:i4>
      </vt:variant>
      <vt:variant>
        <vt:i4>0</vt:i4>
      </vt:variant>
      <vt:variant>
        <vt:i4>5</vt:i4>
      </vt:variant>
      <vt:variant>
        <vt:lpwstr/>
      </vt:variant>
      <vt:variant>
        <vt:lpwstr>_Toc485893931</vt:lpwstr>
      </vt:variant>
      <vt:variant>
        <vt:i4>1507377</vt:i4>
      </vt:variant>
      <vt:variant>
        <vt:i4>740</vt:i4>
      </vt:variant>
      <vt:variant>
        <vt:i4>0</vt:i4>
      </vt:variant>
      <vt:variant>
        <vt:i4>5</vt:i4>
      </vt:variant>
      <vt:variant>
        <vt:lpwstr/>
      </vt:variant>
      <vt:variant>
        <vt:lpwstr>_Toc485893930</vt:lpwstr>
      </vt:variant>
      <vt:variant>
        <vt:i4>1441841</vt:i4>
      </vt:variant>
      <vt:variant>
        <vt:i4>734</vt:i4>
      </vt:variant>
      <vt:variant>
        <vt:i4>0</vt:i4>
      </vt:variant>
      <vt:variant>
        <vt:i4>5</vt:i4>
      </vt:variant>
      <vt:variant>
        <vt:lpwstr/>
      </vt:variant>
      <vt:variant>
        <vt:lpwstr>_Toc485893929</vt:lpwstr>
      </vt:variant>
      <vt:variant>
        <vt:i4>1441841</vt:i4>
      </vt:variant>
      <vt:variant>
        <vt:i4>728</vt:i4>
      </vt:variant>
      <vt:variant>
        <vt:i4>0</vt:i4>
      </vt:variant>
      <vt:variant>
        <vt:i4>5</vt:i4>
      </vt:variant>
      <vt:variant>
        <vt:lpwstr/>
      </vt:variant>
      <vt:variant>
        <vt:lpwstr>_Toc485893928</vt:lpwstr>
      </vt:variant>
      <vt:variant>
        <vt:i4>1245237</vt:i4>
      </vt:variant>
      <vt:variant>
        <vt:i4>719</vt:i4>
      </vt:variant>
      <vt:variant>
        <vt:i4>0</vt:i4>
      </vt:variant>
      <vt:variant>
        <vt:i4>5</vt:i4>
      </vt:variant>
      <vt:variant>
        <vt:lpwstr/>
      </vt:variant>
      <vt:variant>
        <vt:lpwstr>_Toc485921646</vt:lpwstr>
      </vt:variant>
      <vt:variant>
        <vt:i4>1245237</vt:i4>
      </vt:variant>
      <vt:variant>
        <vt:i4>713</vt:i4>
      </vt:variant>
      <vt:variant>
        <vt:i4>0</vt:i4>
      </vt:variant>
      <vt:variant>
        <vt:i4>5</vt:i4>
      </vt:variant>
      <vt:variant>
        <vt:lpwstr/>
      </vt:variant>
      <vt:variant>
        <vt:lpwstr>_Toc485921645</vt:lpwstr>
      </vt:variant>
      <vt:variant>
        <vt:i4>1245237</vt:i4>
      </vt:variant>
      <vt:variant>
        <vt:i4>707</vt:i4>
      </vt:variant>
      <vt:variant>
        <vt:i4>0</vt:i4>
      </vt:variant>
      <vt:variant>
        <vt:i4>5</vt:i4>
      </vt:variant>
      <vt:variant>
        <vt:lpwstr/>
      </vt:variant>
      <vt:variant>
        <vt:lpwstr>_Toc485921644</vt:lpwstr>
      </vt:variant>
      <vt:variant>
        <vt:i4>1245237</vt:i4>
      </vt:variant>
      <vt:variant>
        <vt:i4>701</vt:i4>
      </vt:variant>
      <vt:variant>
        <vt:i4>0</vt:i4>
      </vt:variant>
      <vt:variant>
        <vt:i4>5</vt:i4>
      </vt:variant>
      <vt:variant>
        <vt:lpwstr/>
      </vt:variant>
      <vt:variant>
        <vt:lpwstr>_Toc485921643</vt:lpwstr>
      </vt:variant>
      <vt:variant>
        <vt:i4>1245237</vt:i4>
      </vt:variant>
      <vt:variant>
        <vt:i4>695</vt:i4>
      </vt:variant>
      <vt:variant>
        <vt:i4>0</vt:i4>
      </vt:variant>
      <vt:variant>
        <vt:i4>5</vt:i4>
      </vt:variant>
      <vt:variant>
        <vt:lpwstr/>
      </vt:variant>
      <vt:variant>
        <vt:lpwstr>_Toc485921642</vt:lpwstr>
      </vt:variant>
      <vt:variant>
        <vt:i4>1245237</vt:i4>
      </vt:variant>
      <vt:variant>
        <vt:i4>689</vt:i4>
      </vt:variant>
      <vt:variant>
        <vt:i4>0</vt:i4>
      </vt:variant>
      <vt:variant>
        <vt:i4>5</vt:i4>
      </vt:variant>
      <vt:variant>
        <vt:lpwstr/>
      </vt:variant>
      <vt:variant>
        <vt:lpwstr>_Toc485921641</vt:lpwstr>
      </vt:variant>
      <vt:variant>
        <vt:i4>1245237</vt:i4>
      </vt:variant>
      <vt:variant>
        <vt:i4>683</vt:i4>
      </vt:variant>
      <vt:variant>
        <vt:i4>0</vt:i4>
      </vt:variant>
      <vt:variant>
        <vt:i4>5</vt:i4>
      </vt:variant>
      <vt:variant>
        <vt:lpwstr/>
      </vt:variant>
      <vt:variant>
        <vt:lpwstr>_Toc485921640</vt:lpwstr>
      </vt:variant>
      <vt:variant>
        <vt:i4>1310773</vt:i4>
      </vt:variant>
      <vt:variant>
        <vt:i4>677</vt:i4>
      </vt:variant>
      <vt:variant>
        <vt:i4>0</vt:i4>
      </vt:variant>
      <vt:variant>
        <vt:i4>5</vt:i4>
      </vt:variant>
      <vt:variant>
        <vt:lpwstr/>
      </vt:variant>
      <vt:variant>
        <vt:lpwstr>_Toc485921639</vt:lpwstr>
      </vt:variant>
      <vt:variant>
        <vt:i4>1310773</vt:i4>
      </vt:variant>
      <vt:variant>
        <vt:i4>671</vt:i4>
      </vt:variant>
      <vt:variant>
        <vt:i4>0</vt:i4>
      </vt:variant>
      <vt:variant>
        <vt:i4>5</vt:i4>
      </vt:variant>
      <vt:variant>
        <vt:lpwstr/>
      </vt:variant>
      <vt:variant>
        <vt:lpwstr>_Toc485921638</vt:lpwstr>
      </vt:variant>
      <vt:variant>
        <vt:i4>1310773</vt:i4>
      </vt:variant>
      <vt:variant>
        <vt:i4>665</vt:i4>
      </vt:variant>
      <vt:variant>
        <vt:i4>0</vt:i4>
      </vt:variant>
      <vt:variant>
        <vt:i4>5</vt:i4>
      </vt:variant>
      <vt:variant>
        <vt:lpwstr/>
      </vt:variant>
      <vt:variant>
        <vt:lpwstr>_Toc485921637</vt:lpwstr>
      </vt:variant>
      <vt:variant>
        <vt:i4>1310773</vt:i4>
      </vt:variant>
      <vt:variant>
        <vt:i4>659</vt:i4>
      </vt:variant>
      <vt:variant>
        <vt:i4>0</vt:i4>
      </vt:variant>
      <vt:variant>
        <vt:i4>5</vt:i4>
      </vt:variant>
      <vt:variant>
        <vt:lpwstr/>
      </vt:variant>
      <vt:variant>
        <vt:lpwstr>_Toc485921636</vt:lpwstr>
      </vt:variant>
      <vt:variant>
        <vt:i4>1310773</vt:i4>
      </vt:variant>
      <vt:variant>
        <vt:i4>653</vt:i4>
      </vt:variant>
      <vt:variant>
        <vt:i4>0</vt:i4>
      </vt:variant>
      <vt:variant>
        <vt:i4>5</vt:i4>
      </vt:variant>
      <vt:variant>
        <vt:lpwstr/>
      </vt:variant>
      <vt:variant>
        <vt:lpwstr>_Toc485921635</vt:lpwstr>
      </vt:variant>
      <vt:variant>
        <vt:i4>1310773</vt:i4>
      </vt:variant>
      <vt:variant>
        <vt:i4>647</vt:i4>
      </vt:variant>
      <vt:variant>
        <vt:i4>0</vt:i4>
      </vt:variant>
      <vt:variant>
        <vt:i4>5</vt:i4>
      </vt:variant>
      <vt:variant>
        <vt:lpwstr/>
      </vt:variant>
      <vt:variant>
        <vt:lpwstr>_Toc485921634</vt:lpwstr>
      </vt:variant>
      <vt:variant>
        <vt:i4>1310773</vt:i4>
      </vt:variant>
      <vt:variant>
        <vt:i4>641</vt:i4>
      </vt:variant>
      <vt:variant>
        <vt:i4>0</vt:i4>
      </vt:variant>
      <vt:variant>
        <vt:i4>5</vt:i4>
      </vt:variant>
      <vt:variant>
        <vt:lpwstr/>
      </vt:variant>
      <vt:variant>
        <vt:lpwstr>_Toc485921633</vt:lpwstr>
      </vt:variant>
      <vt:variant>
        <vt:i4>1310773</vt:i4>
      </vt:variant>
      <vt:variant>
        <vt:i4>635</vt:i4>
      </vt:variant>
      <vt:variant>
        <vt:i4>0</vt:i4>
      </vt:variant>
      <vt:variant>
        <vt:i4>5</vt:i4>
      </vt:variant>
      <vt:variant>
        <vt:lpwstr/>
      </vt:variant>
      <vt:variant>
        <vt:lpwstr>_Toc485921632</vt:lpwstr>
      </vt:variant>
      <vt:variant>
        <vt:i4>1310773</vt:i4>
      </vt:variant>
      <vt:variant>
        <vt:i4>629</vt:i4>
      </vt:variant>
      <vt:variant>
        <vt:i4>0</vt:i4>
      </vt:variant>
      <vt:variant>
        <vt:i4>5</vt:i4>
      </vt:variant>
      <vt:variant>
        <vt:lpwstr/>
      </vt:variant>
      <vt:variant>
        <vt:lpwstr>_Toc485921631</vt:lpwstr>
      </vt:variant>
      <vt:variant>
        <vt:i4>1310773</vt:i4>
      </vt:variant>
      <vt:variant>
        <vt:i4>623</vt:i4>
      </vt:variant>
      <vt:variant>
        <vt:i4>0</vt:i4>
      </vt:variant>
      <vt:variant>
        <vt:i4>5</vt:i4>
      </vt:variant>
      <vt:variant>
        <vt:lpwstr/>
      </vt:variant>
      <vt:variant>
        <vt:lpwstr>_Toc485921630</vt:lpwstr>
      </vt:variant>
      <vt:variant>
        <vt:i4>1376309</vt:i4>
      </vt:variant>
      <vt:variant>
        <vt:i4>617</vt:i4>
      </vt:variant>
      <vt:variant>
        <vt:i4>0</vt:i4>
      </vt:variant>
      <vt:variant>
        <vt:i4>5</vt:i4>
      </vt:variant>
      <vt:variant>
        <vt:lpwstr/>
      </vt:variant>
      <vt:variant>
        <vt:lpwstr>_Toc485921629</vt:lpwstr>
      </vt:variant>
      <vt:variant>
        <vt:i4>1376309</vt:i4>
      </vt:variant>
      <vt:variant>
        <vt:i4>611</vt:i4>
      </vt:variant>
      <vt:variant>
        <vt:i4>0</vt:i4>
      </vt:variant>
      <vt:variant>
        <vt:i4>5</vt:i4>
      </vt:variant>
      <vt:variant>
        <vt:lpwstr/>
      </vt:variant>
      <vt:variant>
        <vt:lpwstr>_Toc485921628</vt:lpwstr>
      </vt:variant>
      <vt:variant>
        <vt:i4>1376309</vt:i4>
      </vt:variant>
      <vt:variant>
        <vt:i4>605</vt:i4>
      </vt:variant>
      <vt:variant>
        <vt:i4>0</vt:i4>
      </vt:variant>
      <vt:variant>
        <vt:i4>5</vt:i4>
      </vt:variant>
      <vt:variant>
        <vt:lpwstr/>
      </vt:variant>
      <vt:variant>
        <vt:lpwstr>_Toc485921627</vt:lpwstr>
      </vt:variant>
      <vt:variant>
        <vt:i4>1376309</vt:i4>
      </vt:variant>
      <vt:variant>
        <vt:i4>599</vt:i4>
      </vt:variant>
      <vt:variant>
        <vt:i4>0</vt:i4>
      </vt:variant>
      <vt:variant>
        <vt:i4>5</vt:i4>
      </vt:variant>
      <vt:variant>
        <vt:lpwstr/>
      </vt:variant>
      <vt:variant>
        <vt:lpwstr>_Toc485921626</vt:lpwstr>
      </vt:variant>
      <vt:variant>
        <vt:i4>1376309</vt:i4>
      </vt:variant>
      <vt:variant>
        <vt:i4>593</vt:i4>
      </vt:variant>
      <vt:variant>
        <vt:i4>0</vt:i4>
      </vt:variant>
      <vt:variant>
        <vt:i4>5</vt:i4>
      </vt:variant>
      <vt:variant>
        <vt:lpwstr/>
      </vt:variant>
      <vt:variant>
        <vt:lpwstr>_Toc485921625</vt:lpwstr>
      </vt:variant>
      <vt:variant>
        <vt:i4>1376309</vt:i4>
      </vt:variant>
      <vt:variant>
        <vt:i4>587</vt:i4>
      </vt:variant>
      <vt:variant>
        <vt:i4>0</vt:i4>
      </vt:variant>
      <vt:variant>
        <vt:i4>5</vt:i4>
      </vt:variant>
      <vt:variant>
        <vt:lpwstr/>
      </vt:variant>
      <vt:variant>
        <vt:lpwstr>_Toc485921624</vt:lpwstr>
      </vt:variant>
      <vt:variant>
        <vt:i4>1376309</vt:i4>
      </vt:variant>
      <vt:variant>
        <vt:i4>581</vt:i4>
      </vt:variant>
      <vt:variant>
        <vt:i4>0</vt:i4>
      </vt:variant>
      <vt:variant>
        <vt:i4>5</vt:i4>
      </vt:variant>
      <vt:variant>
        <vt:lpwstr/>
      </vt:variant>
      <vt:variant>
        <vt:lpwstr>_Toc485921623</vt:lpwstr>
      </vt:variant>
      <vt:variant>
        <vt:i4>1376309</vt:i4>
      </vt:variant>
      <vt:variant>
        <vt:i4>575</vt:i4>
      </vt:variant>
      <vt:variant>
        <vt:i4>0</vt:i4>
      </vt:variant>
      <vt:variant>
        <vt:i4>5</vt:i4>
      </vt:variant>
      <vt:variant>
        <vt:lpwstr/>
      </vt:variant>
      <vt:variant>
        <vt:lpwstr>_Toc485921622</vt:lpwstr>
      </vt:variant>
      <vt:variant>
        <vt:i4>1376309</vt:i4>
      </vt:variant>
      <vt:variant>
        <vt:i4>569</vt:i4>
      </vt:variant>
      <vt:variant>
        <vt:i4>0</vt:i4>
      </vt:variant>
      <vt:variant>
        <vt:i4>5</vt:i4>
      </vt:variant>
      <vt:variant>
        <vt:lpwstr/>
      </vt:variant>
      <vt:variant>
        <vt:lpwstr>_Toc485921621</vt:lpwstr>
      </vt:variant>
      <vt:variant>
        <vt:i4>1376309</vt:i4>
      </vt:variant>
      <vt:variant>
        <vt:i4>563</vt:i4>
      </vt:variant>
      <vt:variant>
        <vt:i4>0</vt:i4>
      </vt:variant>
      <vt:variant>
        <vt:i4>5</vt:i4>
      </vt:variant>
      <vt:variant>
        <vt:lpwstr/>
      </vt:variant>
      <vt:variant>
        <vt:lpwstr>_Toc485921620</vt:lpwstr>
      </vt:variant>
      <vt:variant>
        <vt:i4>1441845</vt:i4>
      </vt:variant>
      <vt:variant>
        <vt:i4>557</vt:i4>
      </vt:variant>
      <vt:variant>
        <vt:i4>0</vt:i4>
      </vt:variant>
      <vt:variant>
        <vt:i4>5</vt:i4>
      </vt:variant>
      <vt:variant>
        <vt:lpwstr/>
      </vt:variant>
      <vt:variant>
        <vt:lpwstr>_Toc485921619</vt:lpwstr>
      </vt:variant>
      <vt:variant>
        <vt:i4>1441845</vt:i4>
      </vt:variant>
      <vt:variant>
        <vt:i4>551</vt:i4>
      </vt:variant>
      <vt:variant>
        <vt:i4>0</vt:i4>
      </vt:variant>
      <vt:variant>
        <vt:i4>5</vt:i4>
      </vt:variant>
      <vt:variant>
        <vt:lpwstr/>
      </vt:variant>
      <vt:variant>
        <vt:lpwstr>_Toc485921618</vt:lpwstr>
      </vt:variant>
      <vt:variant>
        <vt:i4>1441845</vt:i4>
      </vt:variant>
      <vt:variant>
        <vt:i4>545</vt:i4>
      </vt:variant>
      <vt:variant>
        <vt:i4>0</vt:i4>
      </vt:variant>
      <vt:variant>
        <vt:i4>5</vt:i4>
      </vt:variant>
      <vt:variant>
        <vt:lpwstr/>
      </vt:variant>
      <vt:variant>
        <vt:lpwstr>_Toc485921617</vt:lpwstr>
      </vt:variant>
      <vt:variant>
        <vt:i4>1441845</vt:i4>
      </vt:variant>
      <vt:variant>
        <vt:i4>539</vt:i4>
      </vt:variant>
      <vt:variant>
        <vt:i4>0</vt:i4>
      </vt:variant>
      <vt:variant>
        <vt:i4>5</vt:i4>
      </vt:variant>
      <vt:variant>
        <vt:lpwstr/>
      </vt:variant>
      <vt:variant>
        <vt:lpwstr>_Toc485921616</vt:lpwstr>
      </vt:variant>
      <vt:variant>
        <vt:i4>1441845</vt:i4>
      </vt:variant>
      <vt:variant>
        <vt:i4>533</vt:i4>
      </vt:variant>
      <vt:variant>
        <vt:i4>0</vt:i4>
      </vt:variant>
      <vt:variant>
        <vt:i4>5</vt:i4>
      </vt:variant>
      <vt:variant>
        <vt:lpwstr/>
      </vt:variant>
      <vt:variant>
        <vt:lpwstr>_Toc485921615</vt:lpwstr>
      </vt:variant>
      <vt:variant>
        <vt:i4>1441845</vt:i4>
      </vt:variant>
      <vt:variant>
        <vt:i4>527</vt:i4>
      </vt:variant>
      <vt:variant>
        <vt:i4>0</vt:i4>
      </vt:variant>
      <vt:variant>
        <vt:i4>5</vt:i4>
      </vt:variant>
      <vt:variant>
        <vt:lpwstr/>
      </vt:variant>
      <vt:variant>
        <vt:lpwstr>_Toc485921614</vt:lpwstr>
      </vt:variant>
      <vt:variant>
        <vt:i4>1441845</vt:i4>
      </vt:variant>
      <vt:variant>
        <vt:i4>521</vt:i4>
      </vt:variant>
      <vt:variant>
        <vt:i4>0</vt:i4>
      </vt:variant>
      <vt:variant>
        <vt:i4>5</vt:i4>
      </vt:variant>
      <vt:variant>
        <vt:lpwstr/>
      </vt:variant>
      <vt:variant>
        <vt:lpwstr>_Toc485921613</vt:lpwstr>
      </vt:variant>
      <vt:variant>
        <vt:i4>1441845</vt:i4>
      </vt:variant>
      <vt:variant>
        <vt:i4>515</vt:i4>
      </vt:variant>
      <vt:variant>
        <vt:i4>0</vt:i4>
      </vt:variant>
      <vt:variant>
        <vt:i4>5</vt:i4>
      </vt:variant>
      <vt:variant>
        <vt:lpwstr/>
      </vt:variant>
      <vt:variant>
        <vt:lpwstr>_Toc485921612</vt:lpwstr>
      </vt:variant>
      <vt:variant>
        <vt:i4>1441845</vt:i4>
      </vt:variant>
      <vt:variant>
        <vt:i4>509</vt:i4>
      </vt:variant>
      <vt:variant>
        <vt:i4>0</vt:i4>
      </vt:variant>
      <vt:variant>
        <vt:i4>5</vt:i4>
      </vt:variant>
      <vt:variant>
        <vt:lpwstr/>
      </vt:variant>
      <vt:variant>
        <vt:lpwstr>_Toc485921611</vt:lpwstr>
      </vt:variant>
      <vt:variant>
        <vt:i4>1441845</vt:i4>
      </vt:variant>
      <vt:variant>
        <vt:i4>503</vt:i4>
      </vt:variant>
      <vt:variant>
        <vt:i4>0</vt:i4>
      </vt:variant>
      <vt:variant>
        <vt:i4>5</vt:i4>
      </vt:variant>
      <vt:variant>
        <vt:lpwstr/>
      </vt:variant>
      <vt:variant>
        <vt:lpwstr>_Toc485921610</vt:lpwstr>
      </vt:variant>
      <vt:variant>
        <vt:i4>1507381</vt:i4>
      </vt:variant>
      <vt:variant>
        <vt:i4>497</vt:i4>
      </vt:variant>
      <vt:variant>
        <vt:i4>0</vt:i4>
      </vt:variant>
      <vt:variant>
        <vt:i4>5</vt:i4>
      </vt:variant>
      <vt:variant>
        <vt:lpwstr/>
      </vt:variant>
      <vt:variant>
        <vt:lpwstr>_Toc485921609</vt:lpwstr>
      </vt:variant>
      <vt:variant>
        <vt:i4>1507381</vt:i4>
      </vt:variant>
      <vt:variant>
        <vt:i4>491</vt:i4>
      </vt:variant>
      <vt:variant>
        <vt:i4>0</vt:i4>
      </vt:variant>
      <vt:variant>
        <vt:i4>5</vt:i4>
      </vt:variant>
      <vt:variant>
        <vt:lpwstr/>
      </vt:variant>
      <vt:variant>
        <vt:lpwstr>_Toc485921608</vt:lpwstr>
      </vt:variant>
      <vt:variant>
        <vt:i4>1507381</vt:i4>
      </vt:variant>
      <vt:variant>
        <vt:i4>485</vt:i4>
      </vt:variant>
      <vt:variant>
        <vt:i4>0</vt:i4>
      </vt:variant>
      <vt:variant>
        <vt:i4>5</vt:i4>
      </vt:variant>
      <vt:variant>
        <vt:lpwstr/>
      </vt:variant>
      <vt:variant>
        <vt:lpwstr>_Toc485921607</vt:lpwstr>
      </vt:variant>
      <vt:variant>
        <vt:i4>1507381</vt:i4>
      </vt:variant>
      <vt:variant>
        <vt:i4>479</vt:i4>
      </vt:variant>
      <vt:variant>
        <vt:i4>0</vt:i4>
      </vt:variant>
      <vt:variant>
        <vt:i4>5</vt:i4>
      </vt:variant>
      <vt:variant>
        <vt:lpwstr/>
      </vt:variant>
      <vt:variant>
        <vt:lpwstr>_Toc485921606</vt:lpwstr>
      </vt:variant>
      <vt:variant>
        <vt:i4>1507381</vt:i4>
      </vt:variant>
      <vt:variant>
        <vt:i4>473</vt:i4>
      </vt:variant>
      <vt:variant>
        <vt:i4>0</vt:i4>
      </vt:variant>
      <vt:variant>
        <vt:i4>5</vt:i4>
      </vt:variant>
      <vt:variant>
        <vt:lpwstr/>
      </vt:variant>
      <vt:variant>
        <vt:lpwstr>_Toc485921605</vt:lpwstr>
      </vt:variant>
      <vt:variant>
        <vt:i4>1507381</vt:i4>
      </vt:variant>
      <vt:variant>
        <vt:i4>467</vt:i4>
      </vt:variant>
      <vt:variant>
        <vt:i4>0</vt:i4>
      </vt:variant>
      <vt:variant>
        <vt:i4>5</vt:i4>
      </vt:variant>
      <vt:variant>
        <vt:lpwstr/>
      </vt:variant>
      <vt:variant>
        <vt:lpwstr>_Toc485921604</vt:lpwstr>
      </vt:variant>
      <vt:variant>
        <vt:i4>1507376</vt:i4>
      </vt:variant>
      <vt:variant>
        <vt:i4>458</vt:i4>
      </vt:variant>
      <vt:variant>
        <vt:i4>0</vt:i4>
      </vt:variant>
      <vt:variant>
        <vt:i4>5</vt:i4>
      </vt:variant>
      <vt:variant>
        <vt:lpwstr/>
      </vt:variant>
      <vt:variant>
        <vt:lpwstr>_Toc485923320</vt:lpwstr>
      </vt:variant>
      <vt:variant>
        <vt:i4>1310768</vt:i4>
      </vt:variant>
      <vt:variant>
        <vt:i4>452</vt:i4>
      </vt:variant>
      <vt:variant>
        <vt:i4>0</vt:i4>
      </vt:variant>
      <vt:variant>
        <vt:i4>5</vt:i4>
      </vt:variant>
      <vt:variant>
        <vt:lpwstr/>
      </vt:variant>
      <vt:variant>
        <vt:lpwstr>_Toc485923319</vt:lpwstr>
      </vt:variant>
      <vt:variant>
        <vt:i4>1310768</vt:i4>
      </vt:variant>
      <vt:variant>
        <vt:i4>446</vt:i4>
      </vt:variant>
      <vt:variant>
        <vt:i4>0</vt:i4>
      </vt:variant>
      <vt:variant>
        <vt:i4>5</vt:i4>
      </vt:variant>
      <vt:variant>
        <vt:lpwstr/>
      </vt:variant>
      <vt:variant>
        <vt:lpwstr>_Toc485923318</vt:lpwstr>
      </vt:variant>
      <vt:variant>
        <vt:i4>1310768</vt:i4>
      </vt:variant>
      <vt:variant>
        <vt:i4>440</vt:i4>
      </vt:variant>
      <vt:variant>
        <vt:i4>0</vt:i4>
      </vt:variant>
      <vt:variant>
        <vt:i4>5</vt:i4>
      </vt:variant>
      <vt:variant>
        <vt:lpwstr/>
      </vt:variant>
      <vt:variant>
        <vt:lpwstr>_Toc485923317</vt:lpwstr>
      </vt:variant>
      <vt:variant>
        <vt:i4>1310768</vt:i4>
      </vt:variant>
      <vt:variant>
        <vt:i4>434</vt:i4>
      </vt:variant>
      <vt:variant>
        <vt:i4>0</vt:i4>
      </vt:variant>
      <vt:variant>
        <vt:i4>5</vt:i4>
      </vt:variant>
      <vt:variant>
        <vt:lpwstr/>
      </vt:variant>
      <vt:variant>
        <vt:lpwstr>_Toc485923316</vt:lpwstr>
      </vt:variant>
      <vt:variant>
        <vt:i4>1310768</vt:i4>
      </vt:variant>
      <vt:variant>
        <vt:i4>428</vt:i4>
      </vt:variant>
      <vt:variant>
        <vt:i4>0</vt:i4>
      </vt:variant>
      <vt:variant>
        <vt:i4>5</vt:i4>
      </vt:variant>
      <vt:variant>
        <vt:lpwstr/>
      </vt:variant>
      <vt:variant>
        <vt:lpwstr>_Toc485923315</vt:lpwstr>
      </vt:variant>
      <vt:variant>
        <vt:i4>1310768</vt:i4>
      </vt:variant>
      <vt:variant>
        <vt:i4>422</vt:i4>
      </vt:variant>
      <vt:variant>
        <vt:i4>0</vt:i4>
      </vt:variant>
      <vt:variant>
        <vt:i4>5</vt:i4>
      </vt:variant>
      <vt:variant>
        <vt:lpwstr/>
      </vt:variant>
      <vt:variant>
        <vt:lpwstr>_Toc485923314</vt:lpwstr>
      </vt:variant>
      <vt:variant>
        <vt:i4>1310768</vt:i4>
      </vt:variant>
      <vt:variant>
        <vt:i4>416</vt:i4>
      </vt:variant>
      <vt:variant>
        <vt:i4>0</vt:i4>
      </vt:variant>
      <vt:variant>
        <vt:i4>5</vt:i4>
      </vt:variant>
      <vt:variant>
        <vt:lpwstr/>
      </vt:variant>
      <vt:variant>
        <vt:lpwstr>_Toc485923313</vt:lpwstr>
      </vt:variant>
      <vt:variant>
        <vt:i4>1310768</vt:i4>
      </vt:variant>
      <vt:variant>
        <vt:i4>410</vt:i4>
      </vt:variant>
      <vt:variant>
        <vt:i4>0</vt:i4>
      </vt:variant>
      <vt:variant>
        <vt:i4>5</vt:i4>
      </vt:variant>
      <vt:variant>
        <vt:lpwstr/>
      </vt:variant>
      <vt:variant>
        <vt:lpwstr>_Toc485923312</vt:lpwstr>
      </vt:variant>
      <vt:variant>
        <vt:i4>1310768</vt:i4>
      </vt:variant>
      <vt:variant>
        <vt:i4>404</vt:i4>
      </vt:variant>
      <vt:variant>
        <vt:i4>0</vt:i4>
      </vt:variant>
      <vt:variant>
        <vt:i4>5</vt:i4>
      </vt:variant>
      <vt:variant>
        <vt:lpwstr/>
      </vt:variant>
      <vt:variant>
        <vt:lpwstr>_Toc485923311</vt:lpwstr>
      </vt:variant>
      <vt:variant>
        <vt:i4>1310768</vt:i4>
      </vt:variant>
      <vt:variant>
        <vt:i4>398</vt:i4>
      </vt:variant>
      <vt:variant>
        <vt:i4>0</vt:i4>
      </vt:variant>
      <vt:variant>
        <vt:i4>5</vt:i4>
      </vt:variant>
      <vt:variant>
        <vt:lpwstr/>
      </vt:variant>
      <vt:variant>
        <vt:lpwstr>_Toc485923310</vt:lpwstr>
      </vt:variant>
      <vt:variant>
        <vt:i4>1376304</vt:i4>
      </vt:variant>
      <vt:variant>
        <vt:i4>392</vt:i4>
      </vt:variant>
      <vt:variant>
        <vt:i4>0</vt:i4>
      </vt:variant>
      <vt:variant>
        <vt:i4>5</vt:i4>
      </vt:variant>
      <vt:variant>
        <vt:lpwstr/>
      </vt:variant>
      <vt:variant>
        <vt:lpwstr>_Toc485923309</vt:lpwstr>
      </vt:variant>
      <vt:variant>
        <vt:i4>1376304</vt:i4>
      </vt:variant>
      <vt:variant>
        <vt:i4>386</vt:i4>
      </vt:variant>
      <vt:variant>
        <vt:i4>0</vt:i4>
      </vt:variant>
      <vt:variant>
        <vt:i4>5</vt:i4>
      </vt:variant>
      <vt:variant>
        <vt:lpwstr/>
      </vt:variant>
      <vt:variant>
        <vt:lpwstr>_Toc485923308</vt:lpwstr>
      </vt:variant>
      <vt:variant>
        <vt:i4>1376304</vt:i4>
      </vt:variant>
      <vt:variant>
        <vt:i4>380</vt:i4>
      </vt:variant>
      <vt:variant>
        <vt:i4>0</vt:i4>
      </vt:variant>
      <vt:variant>
        <vt:i4>5</vt:i4>
      </vt:variant>
      <vt:variant>
        <vt:lpwstr/>
      </vt:variant>
      <vt:variant>
        <vt:lpwstr>_Toc485923307</vt:lpwstr>
      </vt:variant>
      <vt:variant>
        <vt:i4>1376304</vt:i4>
      </vt:variant>
      <vt:variant>
        <vt:i4>374</vt:i4>
      </vt:variant>
      <vt:variant>
        <vt:i4>0</vt:i4>
      </vt:variant>
      <vt:variant>
        <vt:i4>5</vt:i4>
      </vt:variant>
      <vt:variant>
        <vt:lpwstr/>
      </vt:variant>
      <vt:variant>
        <vt:lpwstr>_Toc485923306</vt:lpwstr>
      </vt:variant>
      <vt:variant>
        <vt:i4>1376304</vt:i4>
      </vt:variant>
      <vt:variant>
        <vt:i4>368</vt:i4>
      </vt:variant>
      <vt:variant>
        <vt:i4>0</vt:i4>
      </vt:variant>
      <vt:variant>
        <vt:i4>5</vt:i4>
      </vt:variant>
      <vt:variant>
        <vt:lpwstr/>
      </vt:variant>
      <vt:variant>
        <vt:lpwstr>_Toc485923305</vt:lpwstr>
      </vt:variant>
      <vt:variant>
        <vt:i4>1376304</vt:i4>
      </vt:variant>
      <vt:variant>
        <vt:i4>362</vt:i4>
      </vt:variant>
      <vt:variant>
        <vt:i4>0</vt:i4>
      </vt:variant>
      <vt:variant>
        <vt:i4>5</vt:i4>
      </vt:variant>
      <vt:variant>
        <vt:lpwstr/>
      </vt:variant>
      <vt:variant>
        <vt:lpwstr>_Toc485923304</vt:lpwstr>
      </vt:variant>
      <vt:variant>
        <vt:i4>1376304</vt:i4>
      </vt:variant>
      <vt:variant>
        <vt:i4>356</vt:i4>
      </vt:variant>
      <vt:variant>
        <vt:i4>0</vt:i4>
      </vt:variant>
      <vt:variant>
        <vt:i4>5</vt:i4>
      </vt:variant>
      <vt:variant>
        <vt:lpwstr/>
      </vt:variant>
      <vt:variant>
        <vt:lpwstr>_Toc485923303</vt:lpwstr>
      </vt:variant>
      <vt:variant>
        <vt:i4>1376304</vt:i4>
      </vt:variant>
      <vt:variant>
        <vt:i4>350</vt:i4>
      </vt:variant>
      <vt:variant>
        <vt:i4>0</vt:i4>
      </vt:variant>
      <vt:variant>
        <vt:i4>5</vt:i4>
      </vt:variant>
      <vt:variant>
        <vt:lpwstr/>
      </vt:variant>
      <vt:variant>
        <vt:lpwstr>_Toc485923302</vt:lpwstr>
      </vt:variant>
      <vt:variant>
        <vt:i4>1376304</vt:i4>
      </vt:variant>
      <vt:variant>
        <vt:i4>344</vt:i4>
      </vt:variant>
      <vt:variant>
        <vt:i4>0</vt:i4>
      </vt:variant>
      <vt:variant>
        <vt:i4>5</vt:i4>
      </vt:variant>
      <vt:variant>
        <vt:lpwstr/>
      </vt:variant>
      <vt:variant>
        <vt:lpwstr>_Toc485923301</vt:lpwstr>
      </vt:variant>
      <vt:variant>
        <vt:i4>1376304</vt:i4>
      </vt:variant>
      <vt:variant>
        <vt:i4>338</vt:i4>
      </vt:variant>
      <vt:variant>
        <vt:i4>0</vt:i4>
      </vt:variant>
      <vt:variant>
        <vt:i4>5</vt:i4>
      </vt:variant>
      <vt:variant>
        <vt:lpwstr/>
      </vt:variant>
      <vt:variant>
        <vt:lpwstr>_Toc485923300</vt:lpwstr>
      </vt:variant>
      <vt:variant>
        <vt:i4>1835057</vt:i4>
      </vt:variant>
      <vt:variant>
        <vt:i4>332</vt:i4>
      </vt:variant>
      <vt:variant>
        <vt:i4>0</vt:i4>
      </vt:variant>
      <vt:variant>
        <vt:i4>5</vt:i4>
      </vt:variant>
      <vt:variant>
        <vt:lpwstr/>
      </vt:variant>
      <vt:variant>
        <vt:lpwstr>_Toc485923299</vt:lpwstr>
      </vt:variant>
      <vt:variant>
        <vt:i4>1835057</vt:i4>
      </vt:variant>
      <vt:variant>
        <vt:i4>326</vt:i4>
      </vt:variant>
      <vt:variant>
        <vt:i4>0</vt:i4>
      </vt:variant>
      <vt:variant>
        <vt:i4>5</vt:i4>
      </vt:variant>
      <vt:variant>
        <vt:lpwstr/>
      </vt:variant>
      <vt:variant>
        <vt:lpwstr>_Toc485923298</vt:lpwstr>
      </vt:variant>
      <vt:variant>
        <vt:i4>1835057</vt:i4>
      </vt:variant>
      <vt:variant>
        <vt:i4>320</vt:i4>
      </vt:variant>
      <vt:variant>
        <vt:i4>0</vt:i4>
      </vt:variant>
      <vt:variant>
        <vt:i4>5</vt:i4>
      </vt:variant>
      <vt:variant>
        <vt:lpwstr/>
      </vt:variant>
      <vt:variant>
        <vt:lpwstr>_Toc485923297</vt:lpwstr>
      </vt:variant>
      <vt:variant>
        <vt:i4>1835057</vt:i4>
      </vt:variant>
      <vt:variant>
        <vt:i4>314</vt:i4>
      </vt:variant>
      <vt:variant>
        <vt:i4>0</vt:i4>
      </vt:variant>
      <vt:variant>
        <vt:i4>5</vt:i4>
      </vt:variant>
      <vt:variant>
        <vt:lpwstr/>
      </vt:variant>
      <vt:variant>
        <vt:lpwstr>_Toc485923296</vt:lpwstr>
      </vt:variant>
      <vt:variant>
        <vt:i4>1835057</vt:i4>
      </vt:variant>
      <vt:variant>
        <vt:i4>308</vt:i4>
      </vt:variant>
      <vt:variant>
        <vt:i4>0</vt:i4>
      </vt:variant>
      <vt:variant>
        <vt:i4>5</vt:i4>
      </vt:variant>
      <vt:variant>
        <vt:lpwstr/>
      </vt:variant>
      <vt:variant>
        <vt:lpwstr>_Toc485923295</vt:lpwstr>
      </vt:variant>
      <vt:variant>
        <vt:i4>1835057</vt:i4>
      </vt:variant>
      <vt:variant>
        <vt:i4>302</vt:i4>
      </vt:variant>
      <vt:variant>
        <vt:i4>0</vt:i4>
      </vt:variant>
      <vt:variant>
        <vt:i4>5</vt:i4>
      </vt:variant>
      <vt:variant>
        <vt:lpwstr/>
      </vt:variant>
      <vt:variant>
        <vt:lpwstr>_Toc485923294</vt:lpwstr>
      </vt:variant>
      <vt:variant>
        <vt:i4>1835057</vt:i4>
      </vt:variant>
      <vt:variant>
        <vt:i4>296</vt:i4>
      </vt:variant>
      <vt:variant>
        <vt:i4>0</vt:i4>
      </vt:variant>
      <vt:variant>
        <vt:i4>5</vt:i4>
      </vt:variant>
      <vt:variant>
        <vt:lpwstr/>
      </vt:variant>
      <vt:variant>
        <vt:lpwstr>_Toc485923293</vt:lpwstr>
      </vt:variant>
      <vt:variant>
        <vt:i4>1835057</vt:i4>
      </vt:variant>
      <vt:variant>
        <vt:i4>290</vt:i4>
      </vt:variant>
      <vt:variant>
        <vt:i4>0</vt:i4>
      </vt:variant>
      <vt:variant>
        <vt:i4>5</vt:i4>
      </vt:variant>
      <vt:variant>
        <vt:lpwstr/>
      </vt:variant>
      <vt:variant>
        <vt:lpwstr>_Toc485923292</vt:lpwstr>
      </vt:variant>
      <vt:variant>
        <vt:i4>1835057</vt:i4>
      </vt:variant>
      <vt:variant>
        <vt:i4>284</vt:i4>
      </vt:variant>
      <vt:variant>
        <vt:i4>0</vt:i4>
      </vt:variant>
      <vt:variant>
        <vt:i4>5</vt:i4>
      </vt:variant>
      <vt:variant>
        <vt:lpwstr/>
      </vt:variant>
      <vt:variant>
        <vt:lpwstr>_Toc485923291</vt:lpwstr>
      </vt:variant>
      <vt:variant>
        <vt:i4>1835057</vt:i4>
      </vt:variant>
      <vt:variant>
        <vt:i4>278</vt:i4>
      </vt:variant>
      <vt:variant>
        <vt:i4>0</vt:i4>
      </vt:variant>
      <vt:variant>
        <vt:i4>5</vt:i4>
      </vt:variant>
      <vt:variant>
        <vt:lpwstr/>
      </vt:variant>
      <vt:variant>
        <vt:lpwstr>_Toc485923290</vt:lpwstr>
      </vt:variant>
      <vt:variant>
        <vt:i4>1900593</vt:i4>
      </vt:variant>
      <vt:variant>
        <vt:i4>272</vt:i4>
      </vt:variant>
      <vt:variant>
        <vt:i4>0</vt:i4>
      </vt:variant>
      <vt:variant>
        <vt:i4>5</vt:i4>
      </vt:variant>
      <vt:variant>
        <vt:lpwstr/>
      </vt:variant>
      <vt:variant>
        <vt:lpwstr>_Toc485923289</vt:lpwstr>
      </vt:variant>
      <vt:variant>
        <vt:i4>1900593</vt:i4>
      </vt:variant>
      <vt:variant>
        <vt:i4>266</vt:i4>
      </vt:variant>
      <vt:variant>
        <vt:i4>0</vt:i4>
      </vt:variant>
      <vt:variant>
        <vt:i4>5</vt:i4>
      </vt:variant>
      <vt:variant>
        <vt:lpwstr/>
      </vt:variant>
      <vt:variant>
        <vt:lpwstr>_Toc485923288</vt:lpwstr>
      </vt:variant>
      <vt:variant>
        <vt:i4>1900593</vt:i4>
      </vt:variant>
      <vt:variant>
        <vt:i4>260</vt:i4>
      </vt:variant>
      <vt:variant>
        <vt:i4>0</vt:i4>
      </vt:variant>
      <vt:variant>
        <vt:i4>5</vt:i4>
      </vt:variant>
      <vt:variant>
        <vt:lpwstr/>
      </vt:variant>
      <vt:variant>
        <vt:lpwstr>_Toc485923287</vt:lpwstr>
      </vt:variant>
      <vt:variant>
        <vt:i4>1900593</vt:i4>
      </vt:variant>
      <vt:variant>
        <vt:i4>254</vt:i4>
      </vt:variant>
      <vt:variant>
        <vt:i4>0</vt:i4>
      </vt:variant>
      <vt:variant>
        <vt:i4>5</vt:i4>
      </vt:variant>
      <vt:variant>
        <vt:lpwstr/>
      </vt:variant>
      <vt:variant>
        <vt:lpwstr>_Toc485923286</vt:lpwstr>
      </vt:variant>
      <vt:variant>
        <vt:i4>1900593</vt:i4>
      </vt:variant>
      <vt:variant>
        <vt:i4>248</vt:i4>
      </vt:variant>
      <vt:variant>
        <vt:i4>0</vt:i4>
      </vt:variant>
      <vt:variant>
        <vt:i4>5</vt:i4>
      </vt:variant>
      <vt:variant>
        <vt:lpwstr/>
      </vt:variant>
      <vt:variant>
        <vt:lpwstr>_Toc485923285</vt:lpwstr>
      </vt:variant>
      <vt:variant>
        <vt:i4>1900593</vt:i4>
      </vt:variant>
      <vt:variant>
        <vt:i4>242</vt:i4>
      </vt:variant>
      <vt:variant>
        <vt:i4>0</vt:i4>
      </vt:variant>
      <vt:variant>
        <vt:i4>5</vt:i4>
      </vt:variant>
      <vt:variant>
        <vt:lpwstr/>
      </vt:variant>
      <vt:variant>
        <vt:lpwstr>_Toc485923284</vt:lpwstr>
      </vt:variant>
      <vt:variant>
        <vt:i4>1900593</vt:i4>
      </vt:variant>
      <vt:variant>
        <vt:i4>236</vt:i4>
      </vt:variant>
      <vt:variant>
        <vt:i4>0</vt:i4>
      </vt:variant>
      <vt:variant>
        <vt:i4>5</vt:i4>
      </vt:variant>
      <vt:variant>
        <vt:lpwstr/>
      </vt:variant>
      <vt:variant>
        <vt:lpwstr>_Toc485923283</vt:lpwstr>
      </vt:variant>
      <vt:variant>
        <vt:i4>1900593</vt:i4>
      </vt:variant>
      <vt:variant>
        <vt:i4>230</vt:i4>
      </vt:variant>
      <vt:variant>
        <vt:i4>0</vt:i4>
      </vt:variant>
      <vt:variant>
        <vt:i4>5</vt:i4>
      </vt:variant>
      <vt:variant>
        <vt:lpwstr/>
      </vt:variant>
      <vt:variant>
        <vt:lpwstr>_Toc485923282</vt:lpwstr>
      </vt:variant>
      <vt:variant>
        <vt:i4>1900593</vt:i4>
      </vt:variant>
      <vt:variant>
        <vt:i4>224</vt:i4>
      </vt:variant>
      <vt:variant>
        <vt:i4>0</vt:i4>
      </vt:variant>
      <vt:variant>
        <vt:i4>5</vt:i4>
      </vt:variant>
      <vt:variant>
        <vt:lpwstr/>
      </vt:variant>
      <vt:variant>
        <vt:lpwstr>_Toc485923281</vt:lpwstr>
      </vt:variant>
      <vt:variant>
        <vt:i4>1900593</vt:i4>
      </vt:variant>
      <vt:variant>
        <vt:i4>218</vt:i4>
      </vt:variant>
      <vt:variant>
        <vt:i4>0</vt:i4>
      </vt:variant>
      <vt:variant>
        <vt:i4>5</vt:i4>
      </vt:variant>
      <vt:variant>
        <vt:lpwstr/>
      </vt:variant>
      <vt:variant>
        <vt:lpwstr>_Toc485923280</vt:lpwstr>
      </vt:variant>
      <vt:variant>
        <vt:i4>1179697</vt:i4>
      </vt:variant>
      <vt:variant>
        <vt:i4>212</vt:i4>
      </vt:variant>
      <vt:variant>
        <vt:i4>0</vt:i4>
      </vt:variant>
      <vt:variant>
        <vt:i4>5</vt:i4>
      </vt:variant>
      <vt:variant>
        <vt:lpwstr/>
      </vt:variant>
      <vt:variant>
        <vt:lpwstr>_Toc485923279</vt:lpwstr>
      </vt:variant>
      <vt:variant>
        <vt:i4>1179697</vt:i4>
      </vt:variant>
      <vt:variant>
        <vt:i4>206</vt:i4>
      </vt:variant>
      <vt:variant>
        <vt:i4>0</vt:i4>
      </vt:variant>
      <vt:variant>
        <vt:i4>5</vt:i4>
      </vt:variant>
      <vt:variant>
        <vt:lpwstr/>
      </vt:variant>
      <vt:variant>
        <vt:lpwstr>_Toc485923278</vt:lpwstr>
      </vt:variant>
      <vt:variant>
        <vt:i4>1179697</vt:i4>
      </vt:variant>
      <vt:variant>
        <vt:i4>200</vt:i4>
      </vt:variant>
      <vt:variant>
        <vt:i4>0</vt:i4>
      </vt:variant>
      <vt:variant>
        <vt:i4>5</vt:i4>
      </vt:variant>
      <vt:variant>
        <vt:lpwstr/>
      </vt:variant>
      <vt:variant>
        <vt:lpwstr>_Toc485923277</vt:lpwstr>
      </vt:variant>
      <vt:variant>
        <vt:i4>1179697</vt:i4>
      </vt:variant>
      <vt:variant>
        <vt:i4>194</vt:i4>
      </vt:variant>
      <vt:variant>
        <vt:i4>0</vt:i4>
      </vt:variant>
      <vt:variant>
        <vt:i4>5</vt:i4>
      </vt:variant>
      <vt:variant>
        <vt:lpwstr/>
      </vt:variant>
      <vt:variant>
        <vt:lpwstr>_Toc485923276</vt:lpwstr>
      </vt:variant>
      <vt:variant>
        <vt:i4>1179697</vt:i4>
      </vt:variant>
      <vt:variant>
        <vt:i4>188</vt:i4>
      </vt:variant>
      <vt:variant>
        <vt:i4>0</vt:i4>
      </vt:variant>
      <vt:variant>
        <vt:i4>5</vt:i4>
      </vt:variant>
      <vt:variant>
        <vt:lpwstr/>
      </vt:variant>
      <vt:variant>
        <vt:lpwstr>_Toc485923275</vt:lpwstr>
      </vt:variant>
      <vt:variant>
        <vt:i4>1179697</vt:i4>
      </vt:variant>
      <vt:variant>
        <vt:i4>182</vt:i4>
      </vt:variant>
      <vt:variant>
        <vt:i4>0</vt:i4>
      </vt:variant>
      <vt:variant>
        <vt:i4>5</vt:i4>
      </vt:variant>
      <vt:variant>
        <vt:lpwstr/>
      </vt:variant>
      <vt:variant>
        <vt:lpwstr>_Toc485923274</vt:lpwstr>
      </vt:variant>
      <vt:variant>
        <vt:i4>1179697</vt:i4>
      </vt:variant>
      <vt:variant>
        <vt:i4>176</vt:i4>
      </vt:variant>
      <vt:variant>
        <vt:i4>0</vt:i4>
      </vt:variant>
      <vt:variant>
        <vt:i4>5</vt:i4>
      </vt:variant>
      <vt:variant>
        <vt:lpwstr/>
      </vt:variant>
      <vt:variant>
        <vt:lpwstr>_Toc485923273</vt:lpwstr>
      </vt:variant>
      <vt:variant>
        <vt:i4>1179697</vt:i4>
      </vt:variant>
      <vt:variant>
        <vt:i4>170</vt:i4>
      </vt:variant>
      <vt:variant>
        <vt:i4>0</vt:i4>
      </vt:variant>
      <vt:variant>
        <vt:i4>5</vt:i4>
      </vt:variant>
      <vt:variant>
        <vt:lpwstr/>
      </vt:variant>
      <vt:variant>
        <vt:lpwstr>_Toc485923272</vt:lpwstr>
      </vt:variant>
      <vt:variant>
        <vt:i4>1179697</vt:i4>
      </vt:variant>
      <vt:variant>
        <vt:i4>164</vt:i4>
      </vt:variant>
      <vt:variant>
        <vt:i4>0</vt:i4>
      </vt:variant>
      <vt:variant>
        <vt:i4>5</vt:i4>
      </vt:variant>
      <vt:variant>
        <vt:lpwstr/>
      </vt:variant>
      <vt:variant>
        <vt:lpwstr>_Toc485923271</vt:lpwstr>
      </vt:variant>
      <vt:variant>
        <vt:i4>1179697</vt:i4>
      </vt:variant>
      <vt:variant>
        <vt:i4>158</vt:i4>
      </vt:variant>
      <vt:variant>
        <vt:i4>0</vt:i4>
      </vt:variant>
      <vt:variant>
        <vt:i4>5</vt:i4>
      </vt:variant>
      <vt:variant>
        <vt:lpwstr/>
      </vt:variant>
      <vt:variant>
        <vt:lpwstr>_Toc485923270</vt:lpwstr>
      </vt:variant>
      <vt:variant>
        <vt:i4>1245233</vt:i4>
      </vt:variant>
      <vt:variant>
        <vt:i4>152</vt:i4>
      </vt:variant>
      <vt:variant>
        <vt:i4>0</vt:i4>
      </vt:variant>
      <vt:variant>
        <vt:i4>5</vt:i4>
      </vt:variant>
      <vt:variant>
        <vt:lpwstr/>
      </vt:variant>
      <vt:variant>
        <vt:lpwstr>_Toc485923269</vt:lpwstr>
      </vt:variant>
      <vt:variant>
        <vt:i4>1245233</vt:i4>
      </vt:variant>
      <vt:variant>
        <vt:i4>146</vt:i4>
      </vt:variant>
      <vt:variant>
        <vt:i4>0</vt:i4>
      </vt:variant>
      <vt:variant>
        <vt:i4>5</vt:i4>
      </vt:variant>
      <vt:variant>
        <vt:lpwstr/>
      </vt:variant>
      <vt:variant>
        <vt:lpwstr>_Toc485923268</vt:lpwstr>
      </vt:variant>
      <vt:variant>
        <vt:i4>1245233</vt:i4>
      </vt:variant>
      <vt:variant>
        <vt:i4>140</vt:i4>
      </vt:variant>
      <vt:variant>
        <vt:i4>0</vt:i4>
      </vt:variant>
      <vt:variant>
        <vt:i4>5</vt:i4>
      </vt:variant>
      <vt:variant>
        <vt:lpwstr/>
      </vt:variant>
      <vt:variant>
        <vt:lpwstr>_Toc485923267</vt:lpwstr>
      </vt:variant>
      <vt:variant>
        <vt:i4>1245233</vt:i4>
      </vt:variant>
      <vt:variant>
        <vt:i4>134</vt:i4>
      </vt:variant>
      <vt:variant>
        <vt:i4>0</vt:i4>
      </vt:variant>
      <vt:variant>
        <vt:i4>5</vt:i4>
      </vt:variant>
      <vt:variant>
        <vt:lpwstr/>
      </vt:variant>
      <vt:variant>
        <vt:lpwstr>_Toc485923266</vt:lpwstr>
      </vt:variant>
      <vt:variant>
        <vt:i4>1245233</vt:i4>
      </vt:variant>
      <vt:variant>
        <vt:i4>128</vt:i4>
      </vt:variant>
      <vt:variant>
        <vt:i4>0</vt:i4>
      </vt:variant>
      <vt:variant>
        <vt:i4>5</vt:i4>
      </vt:variant>
      <vt:variant>
        <vt:lpwstr/>
      </vt:variant>
      <vt:variant>
        <vt:lpwstr>_Toc485923265</vt:lpwstr>
      </vt:variant>
      <vt:variant>
        <vt:i4>1245233</vt:i4>
      </vt:variant>
      <vt:variant>
        <vt:i4>122</vt:i4>
      </vt:variant>
      <vt:variant>
        <vt:i4>0</vt:i4>
      </vt:variant>
      <vt:variant>
        <vt:i4>5</vt:i4>
      </vt:variant>
      <vt:variant>
        <vt:lpwstr/>
      </vt:variant>
      <vt:variant>
        <vt:lpwstr>_Toc485923264</vt:lpwstr>
      </vt:variant>
      <vt:variant>
        <vt:i4>1245233</vt:i4>
      </vt:variant>
      <vt:variant>
        <vt:i4>116</vt:i4>
      </vt:variant>
      <vt:variant>
        <vt:i4>0</vt:i4>
      </vt:variant>
      <vt:variant>
        <vt:i4>5</vt:i4>
      </vt:variant>
      <vt:variant>
        <vt:lpwstr/>
      </vt:variant>
      <vt:variant>
        <vt:lpwstr>_Toc485923263</vt:lpwstr>
      </vt:variant>
      <vt:variant>
        <vt:i4>1245233</vt:i4>
      </vt:variant>
      <vt:variant>
        <vt:i4>110</vt:i4>
      </vt:variant>
      <vt:variant>
        <vt:i4>0</vt:i4>
      </vt:variant>
      <vt:variant>
        <vt:i4>5</vt:i4>
      </vt:variant>
      <vt:variant>
        <vt:lpwstr/>
      </vt:variant>
      <vt:variant>
        <vt:lpwstr>_Toc485923262</vt:lpwstr>
      </vt:variant>
      <vt:variant>
        <vt:i4>1245233</vt:i4>
      </vt:variant>
      <vt:variant>
        <vt:i4>104</vt:i4>
      </vt:variant>
      <vt:variant>
        <vt:i4>0</vt:i4>
      </vt:variant>
      <vt:variant>
        <vt:i4>5</vt:i4>
      </vt:variant>
      <vt:variant>
        <vt:lpwstr/>
      </vt:variant>
      <vt:variant>
        <vt:lpwstr>_Toc485923261</vt:lpwstr>
      </vt:variant>
      <vt:variant>
        <vt:i4>1245233</vt:i4>
      </vt:variant>
      <vt:variant>
        <vt:i4>98</vt:i4>
      </vt:variant>
      <vt:variant>
        <vt:i4>0</vt:i4>
      </vt:variant>
      <vt:variant>
        <vt:i4>5</vt:i4>
      </vt:variant>
      <vt:variant>
        <vt:lpwstr/>
      </vt:variant>
      <vt:variant>
        <vt:lpwstr>_Toc485923260</vt:lpwstr>
      </vt:variant>
      <vt:variant>
        <vt:i4>1048625</vt:i4>
      </vt:variant>
      <vt:variant>
        <vt:i4>92</vt:i4>
      </vt:variant>
      <vt:variant>
        <vt:i4>0</vt:i4>
      </vt:variant>
      <vt:variant>
        <vt:i4>5</vt:i4>
      </vt:variant>
      <vt:variant>
        <vt:lpwstr/>
      </vt:variant>
      <vt:variant>
        <vt:lpwstr>_Toc485923259</vt:lpwstr>
      </vt:variant>
      <vt:variant>
        <vt:i4>1048625</vt:i4>
      </vt:variant>
      <vt:variant>
        <vt:i4>86</vt:i4>
      </vt:variant>
      <vt:variant>
        <vt:i4>0</vt:i4>
      </vt:variant>
      <vt:variant>
        <vt:i4>5</vt:i4>
      </vt:variant>
      <vt:variant>
        <vt:lpwstr/>
      </vt:variant>
      <vt:variant>
        <vt:lpwstr>_Toc485923258</vt:lpwstr>
      </vt:variant>
      <vt:variant>
        <vt:i4>1048625</vt:i4>
      </vt:variant>
      <vt:variant>
        <vt:i4>80</vt:i4>
      </vt:variant>
      <vt:variant>
        <vt:i4>0</vt:i4>
      </vt:variant>
      <vt:variant>
        <vt:i4>5</vt:i4>
      </vt:variant>
      <vt:variant>
        <vt:lpwstr/>
      </vt:variant>
      <vt:variant>
        <vt:lpwstr>_Toc485923257</vt:lpwstr>
      </vt:variant>
      <vt:variant>
        <vt:i4>1048625</vt:i4>
      </vt:variant>
      <vt:variant>
        <vt:i4>74</vt:i4>
      </vt:variant>
      <vt:variant>
        <vt:i4>0</vt:i4>
      </vt:variant>
      <vt:variant>
        <vt:i4>5</vt:i4>
      </vt:variant>
      <vt:variant>
        <vt:lpwstr/>
      </vt:variant>
      <vt:variant>
        <vt:lpwstr>_Toc485923256</vt:lpwstr>
      </vt:variant>
      <vt:variant>
        <vt:i4>1048625</vt:i4>
      </vt:variant>
      <vt:variant>
        <vt:i4>68</vt:i4>
      </vt:variant>
      <vt:variant>
        <vt:i4>0</vt:i4>
      </vt:variant>
      <vt:variant>
        <vt:i4>5</vt:i4>
      </vt:variant>
      <vt:variant>
        <vt:lpwstr/>
      </vt:variant>
      <vt:variant>
        <vt:lpwstr>_Toc485923255</vt:lpwstr>
      </vt:variant>
      <vt:variant>
        <vt:i4>1048625</vt:i4>
      </vt:variant>
      <vt:variant>
        <vt:i4>62</vt:i4>
      </vt:variant>
      <vt:variant>
        <vt:i4>0</vt:i4>
      </vt:variant>
      <vt:variant>
        <vt:i4>5</vt:i4>
      </vt:variant>
      <vt:variant>
        <vt:lpwstr/>
      </vt:variant>
      <vt:variant>
        <vt:lpwstr>_Toc485923254</vt:lpwstr>
      </vt:variant>
      <vt:variant>
        <vt:i4>1048625</vt:i4>
      </vt:variant>
      <vt:variant>
        <vt:i4>56</vt:i4>
      </vt:variant>
      <vt:variant>
        <vt:i4>0</vt:i4>
      </vt:variant>
      <vt:variant>
        <vt:i4>5</vt:i4>
      </vt:variant>
      <vt:variant>
        <vt:lpwstr/>
      </vt:variant>
      <vt:variant>
        <vt:lpwstr>_Toc485923253</vt:lpwstr>
      </vt:variant>
      <vt:variant>
        <vt:i4>1048625</vt:i4>
      </vt:variant>
      <vt:variant>
        <vt:i4>50</vt:i4>
      </vt:variant>
      <vt:variant>
        <vt:i4>0</vt:i4>
      </vt:variant>
      <vt:variant>
        <vt:i4>5</vt:i4>
      </vt:variant>
      <vt:variant>
        <vt:lpwstr/>
      </vt:variant>
      <vt:variant>
        <vt:lpwstr>_Toc485923252</vt:lpwstr>
      </vt:variant>
      <vt:variant>
        <vt:i4>1048625</vt:i4>
      </vt:variant>
      <vt:variant>
        <vt:i4>44</vt:i4>
      </vt:variant>
      <vt:variant>
        <vt:i4>0</vt:i4>
      </vt:variant>
      <vt:variant>
        <vt:i4>5</vt:i4>
      </vt:variant>
      <vt:variant>
        <vt:lpwstr/>
      </vt:variant>
      <vt:variant>
        <vt:lpwstr>_Toc485923251</vt:lpwstr>
      </vt:variant>
      <vt:variant>
        <vt:i4>1048625</vt:i4>
      </vt:variant>
      <vt:variant>
        <vt:i4>38</vt:i4>
      </vt:variant>
      <vt:variant>
        <vt:i4>0</vt:i4>
      </vt:variant>
      <vt:variant>
        <vt:i4>5</vt:i4>
      </vt:variant>
      <vt:variant>
        <vt:lpwstr/>
      </vt:variant>
      <vt:variant>
        <vt:lpwstr>_Toc485923250</vt:lpwstr>
      </vt:variant>
      <vt:variant>
        <vt:i4>1114161</vt:i4>
      </vt:variant>
      <vt:variant>
        <vt:i4>32</vt:i4>
      </vt:variant>
      <vt:variant>
        <vt:i4>0</vt:i4>
      </vt:variant>
      <vt:variant>
        <vt:i4>5</vt:i4>
      </vt:variant>
      <vt:variant>
        <vt:lpwstr/>
      </vt:variant>
      <vt:variant>
        <vt:lpwstr>_Toc485923249</vt:lpwstr>
      </vt:variant>
      <vt:variant>
        <vt:i4>1114161</vt:i4>
      </vt:variant>
      <vt:variant>
        <vt:i4>26</vt:i4>
      </vt:variant>
      <vt:variant>
        <vt:i4>0</vt:i4>
      </vt:variant>
      <vt:variant>
        <vt:i4>5</vt:i4>
      </vt:variant>
      <vt:variant>
        <vt:lpwstr/>
      </vt:variant>
      <vt:variant>
        <vt:lpwstr>_Toc485923248</vt:lpwstr>
      </vt:variant>
      <vt:variant>
        <vt:i4>1114161</vt:i4>
      </vt:variant>
      <vt:variant>
        <vt:i4>20</vt:i4>
      </vt:variant>
      <vt:variant>
        <vt:i4>0</vt:i4>
      </vt:variant>
      <vt:variant>
        <vt:i4>5</vt:i4>
      </vt:variant>
      <vt:variant>
        <vt:lpwstr/>
      </vt:variant>
      <vt:variant>
        <vt:lpwstr>_Toc485923247</vt:lpwstr>
      </vt:variant>
      <vt:variant>
        <vt:i4>1114161</vt:i4>
      </vt:variant>
      <vt:variant>
        <vt:i4>14</vt:i4>
      </vt:variant>
      <vt:variant>
        <vt:i4>0</vt:i4>
      </vt:variant>
      <vt:variant>
        <vt:i4>5</vt:i4>
      </vt:variant>
      <vt:variant>
        <vt:lpwstr/>
      </vt:variant>
      <vt:variant>
        <vt:lpwstr>_Toc485923246</vt:lpwstr>
      </vt:variant>
      <vt:variant>
        <vt:i4>1114161</vt:i4>
      </vt:variant>
      <vt:variant>
        <vt:i4>8</vt:i4>
      </vt:variant>
      <vt:variant>
        <vt:i4>0</vt:i4>
      </vt:variant>
      <vt:variant>
        <vt:i4>5</vt:i4>
      </vt:variant>
      <vt:variant>
        <vt:lpwstr/>
      </vt:variant>
      <vt:variant>
        <vt:lpwstr>_Toc485923245</vt:lpwstr>
      </vt:variant>
      <vt:variant>
        <vt:i4>1114161</vt:i4>
      </vt:variant>
      <vt:variant>
        <vt:i4>2</vt:i4>
      </vt:variant>
      <vt:variant>
        <vt:i4>0</vt:i4>
      </vt:variant>
      <vt:variant>
        <vt:i4>5</vt:i4>
      </vt:variant>
      <vt:variant>
        <vt:lpwstr/>
      </vt:variant>
      <vt:variant>
        <vt:lpwstr>_Toc485923244</vt:lpwstr>
      </vt:variant>
      <vt:variant>
        <vt:i4>7733324</vt:i4>
      </vt:variant>
      <vt:variant>
        <vt:i4>0</vt:i4>
      </vt:variant>
      <vt:variant>
        <vt:i4>0</vt:i4>
      </vt:variant>
      <vt:variant>
        <vt:i4>5</vt:i4>
      </vt:variant>
      <vt:variant>
        <vt:lpwstr>https://www.sas.com/en_us/software/university-edition.html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cp:lastModifiedBy>Juan Carlos Pereira Kohatsu</cp:lastModifiedBy>
  <cp:revision>71</cp:revision>
  <cp:lastPrinted>2017-06-24T15:38:00Z</cp:lastPrinted>
  <dcterms:created xsi:type="dcterms:W3CDTF">2017-06-23T20:07:00Z</dcterms:created>
  <dcterms:modified xsi:type="dcterms:W3CDTF">2017-06-24T17:52:00Z</dcterms:modified>
</cp:coreProperties>
</file>